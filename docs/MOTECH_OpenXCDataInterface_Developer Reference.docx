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ED6" w:rsidRDefault="00762ED6"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07AEA3B5" wp14:editId="51CB0F2D">
            <wp:simplePos x="0" y="0"/>
            <wp:positionH relativeFrom="margin">
              <wp:posOffset>3204845</wp:posOffset>
            </wp:positionH>
            <wp:positionV relativeFrom="margin">
              <wp:posOffset>-533400</wp:posOffset>
            </wp:positionV>
            <wp:extent cx="2971165" cy="15716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65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2ED6" w:rsidRDefault="00762ED6"/>
    <w:p w:rsidR="00762ED6" w:rsidRDefault="00762ED6"/>
    <w:p w:rsidR="00762ED6" w:rsidRDefault="00762ED6"/>
    <w:tbl>
      <w:tblPr>
        <w:tblpPr w:leftFromText="187" w:rightFromText="187" w:horzAnchor="margin" w:tblpXSpec="center" w:tblpY="2881"/>
        <w:tblW w:w="4612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846"/>
      </w:tblGrid>
      <w:tr w:rsidR="00762ED6" w:rsidTr="00BF239B">
        <w:tc>
          <w:tcPr>
            <w:tcW w:w="884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762ED6" w:rsidRPr="00B742CB" w:rsidRDefault="005031E0" w:rsidP="00BF239B">
            <w:pPr>
              <w:pStyle w:val="NoSpacing"/>
              <w:spacing w:line="276" w:lineRule="auto"/>
              <w:jc w:val="both"/>
              <w:rPr>
                <w:rStyle w:val="IntenseEmphasis"/>
              </w:rPr>
            </w:pPr>
            <w:sdt>
              <w:sdtPr>
                <w:rPr>
                  <w:rStyle w:val="IntenseEmphasis"/>
                </w:rPr>
                <w:alias w:val="Company"/>
                <w:id w:val="13406915"/>
                <w:placeholder>
                  <w:docPart w:val="6AD6D7B5BF2047FCB32B8677D23D063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Style w:val="IntenseEmphasis"/>
                </w:rPr>
              </w:sdtEndPr>
              <w:sdtContent>
                <w:r w:rsidR="00762ED6">
                  <w:rPr>
                    <w:rStyle w:val="IntenseEmphasis"/>
                  </w:rPr>
                  <w:t>HCL Technologies Ltd.</w:t>
                </w:r>
              </w:sdtContent>
            </w:sdt>
          </w:p>
        </w:tc>
      </w:tr>
      <w:tr w:rsidR="00762ED6" w:rsidTr="00BF239B">
        <w:trPr>
          <w:trHeight w:val="4077"/>
        </w:trPr>
        <w:tc>
          <w:tcPr>
            <w:tcW w:w="8845" w:type="dxa"/>
          </w:tcPr>
          <w:sdt>
            <w:sdtPr>
              <w:rPr>
                <w:rFonts w:asciiTheme="majorHAnsi" w:eastAsiaTheme="majorEastAsia" w:hAnsiTheme="majorHAnsi" w:cstheme="majorBidi"/>
                <w:bCs/>
                <w:iCs/>
                <w:color w:val="4F81BD" w:themeColor="accent1"/>
                <w:sz w:val="80"/>
                <w:szCs w:val="80"/>
              </w:rPr>
              <w:alias w:val="Title"/>
              <w:id w:val="13406919"/>
              <w:placeholder>
                <w:docPart w:val="237211530315428B975B703B27F2A85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762ED6" w:rsidRDefault="00BA4693" w:rsidP="00762ED6">
                <w:pPr>
                  <w:pStyle w:val="NoSpacing"/>
                  <w:spacing w:line="276" w:lineRule="auto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bCs/>
                    <w:iCs/>
                    <w:color w:val="4F81BD" w:themeColor="accent1"/>
                    <w:sz w:val="80"/>
                    <w:szCs w:val="80"/>
                  </w:rPr>
                  <w:t>MOTE</w:t>
                </w:r>
                <w:r w:rsidR="00762ED6">
                  <w:rPr>
                    <w:rFonts w:asciiTheme="majorHAnsi" w:eastAsiaTheme="majorEastAsia" w:hAnsiTheme="majorHAnsi" w:cstheme="majorBidi"/>
                    <w:bCs/>
                    <w:iCs/>
                    <w:color w:val="4F81BD" w:themeColor="accent1"/>
                    <w:sz w:val="80"/>
                    <w:szCs w:val="80"/>
                  </w:rPr>
                  <w:t>CH-OpenXC Integration – ‘OpenXC Data Interface Module’</w:t>
                </w:r>
              </w:p>
            </w:sdtContent>
          </w:sdt>
        </w:tc>
      </w:tr>
      <w:tr w:rsidR="00762ED6" w:rsidTr="00BF239B">
        <w:sdt>
          <w:sdtP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alias w:val="Subtitle"/>
            <w:id w:val="13406923"/>
            <w:showingPlcHdr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84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762ED6" w:rsidRDefault="00762ED6" w:rsidP="00BF239B">
                <w:pPr>
                  <w:pStyle w:val="NoSpacing"/>
                  <w:spacing w:line="276" w:lineRule="auto"/>
                  <w:jc w:val="both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t xml:space="preserve">     </w:t>
                </w:r>
              </w:p>
            </w:tc>
          </w:sdtContent>
        </w:sdt>
      </w:tr>
    </w:tbl>
    <w:p w:rsidR="00762ED6" w:rsidRDefault="00762ED6"/>
    <w:p w:rsidR="00B673FA" w:rsidRDefault="00B673FA"/>
    <w:p w:rsidR="00B673FA" w:rsidRDefault="00B673FA">
      <w:r>
        <w:br w:type="page"/>
      </w:r>
    </w:p>
    <w:p w:rsidR="00B673FA" w:rsidRPr="00F7555E" w:rsidRDefault="00B673FA" w:rsidP="00B673FA">
      <w:pPr>
        <w:pStyle w:val="Heading1"/>
        <w:numPr>
          <w:ilvl w:val="0"/>
          <w:numId w:val="2"/>
        </w:numPr>
        <w:spacing w:after="240" w:line="276" w:lineRule="auto"/>
        <w:jc w:val="both"/>
      </w:pPr>
      <w:r w:rsidRPr="00F7555E">
        <w:lastRenderedPageBreak/>
        <w:t>Architecture</w:t>
      </w:r>
      <w:r>
        <w:t xml:space="preserve"> Overview</w:t>
      </w:r>
    </w:p>
    <w:p w:rsidR="00B673FA" w:rsidRDefault="00B673FA" w:rsidP="00B673FA">
      <w:pPr>
        <w:jc w:val="both"/>
      </w:pPr>
      <w:r w:rsidRPr="00FE0D58">
        <w:t>A pictorial diagram on overview of integration solution –</w:t>
      </w:r>
      <w:del w:id="0" w:author="Gousia Lucy" w:date="2014-09-30T10:52:00Z">
        <w:r w:rsidRPr="00FE0D58" w:rsidDel="000D6844">
          <w:delText xml:space="preserve"> </w:delText>
        </w:r>
      </w:del>
    </w:p>
    <w:p w:rsidR="00B673FA" w:rsidRDefault="00BF72C8" w:rsidP="00B673FA">
      <w:pPr>
        <w:jc w:val="both"/>
      </w:pPr>
      <w:bookmarkStart w:id="1" w:name="_GoBack"/>
      <w:bookmarkEnd w:id="1"/>
      <w:r>
        <w:rPr>
          <w:noProof/>
        </w:rPr>
        <w:drawing>
          <wp:inline distT="0" distB="0" distL="0" distR="0">
            <wp:extent cx="5935980" cy="3528060"/>
            <wp:effectExtent l="0" t="0" r="762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3FA" w:rsidRDefault="00B673FA" w:rsidP="00B673FA">
      <w:pPr>
        <w:rPr>
          <w:b/>
        </w:rPr>
      </w:pPr>
      <w:r>
        <w:rPr>
          <w:b/>
        </w:rPr>
        <w:t>H</w:t>
      </w:r>
      <w:r w:rsidRPr="00B96A99">
        <w:rPr>
          <w:b/>
        </w:rPr>
        <w:t>ighlights on above arch</w:t>
      </w:r>
      <w:r w:rsidRPr="00633614">
        <w:rPr>
          <w:b/>
        </w:rPr>
        <w:t>itectu</w:t>
      </w:r>
      <w:r w:rsidRPr="00B96A99">
        <w:rPr>
          <w:b/>
        </w:rPr>
        <w:t>re</w:t>
      </w:r>
    </w:p>
    <w:p w:rsidR="00B673FA" w:rsidRPr="00B670F5" w:rsidRDefault="00B673FA" w:rsidP="00B673FA">
      <w:r>
        <w:t xml:space="preserve">Above diagram shows two separate new modules of </w:t>
      </w:r>
      <w:proofErr w:type="spellStart"/>
      <w:r>
        <w:t>MoTech</w:t>
      </w:r>
      <w:proofErr w:type="spellEnd"/>
      <w:r w:rsidR="002B1258">
        <w:t xml:space="preserve"> as</w:t>
      </w:r>
      <w:r>
        <w:t xml:space="preserve"> </w:t>
      </w:r>
      <w:proofErr w:type="spellStart"/>
      <w:r w:rsidR="00977660">
        <w:rPr>
          <w:b/>
        </w:rPr>
        <w:t>mH</w:t>
      </w:r>
      <w:r w:rsidRPr="00B670F5">
        <w:rPr>
          <w:b/>
        </w:rPr>
        <w:t>ealthDataInterface</w:t>
      </w:r>
      <w:proofErr w:type="spellEnd"/>
      <w:r>
        <w:rPr>
          <w:b/>
        </w:rPr>
        <w:t xml:space="preserve"> </w:t>
      </w:r>
      <w:r w:rsidRPr="00FE717E">
        <w:t>and</w:t>
      </w:r>
      <w:r>
        <w:rPr>
          <w:b/>
        </w:rPr>
        <w:t xml:space="preserve"> </w:t>
      </w:r>
      <w:proofErr w:type="spellStart"/>
      <w:r w:rsidRPr="00FE717E">
        <w:rPr>
          <w:b/>
        </w:rPr>
        <w:t>OpenXC</w:t>
      </w:r>
      <w:r>
        <w:rPr>
          <w:b/>
        </w:rPr>
        <w:t>Data</w:t>
      </w:r>
      <w:r w:rsidRPr="00FE717E">
        <w:rPr>
          <w:b/>
        </w:rPr>
        <w:t>Interface</w:t>
      </w:r>
      <w:proofErr w:type="spellEnd"/>
      <w:r>
        <w:t>.</w:t>
      </w:r>
    </w:p>
    <w:p w:rsidR="00B673FA" w:rsidRPr="009A06D6" w:rsidRDefault="00B673FA" w:rsidP="00B673FA">
      <w:r>
        <w:t xml:space="preserve">While travelling in </w:t>
      </w:r>
      <w:r w:rsidR="00B12055">
        <w:t xml:space="preserve">a </w:t>
      </w:r>
      <w:r>
        <w:t xml:space="preserve">vehicle, the Health workers will carry a mobile device on which a custom application will remain installed. This custom application will use the APIs exposed from both of our new modules </w:t>
      </w:r>
      <w:r w:rsidRPr="008B6E45">
        <w:t>mhealthDataInterface</w:t>
      </w:r>
      <w:r>
        <w:t xml:space="preserve"> </w:t>
      </w:r>
      <w:r w:rsidRPr="00FE717E">
        <w:t>and</w:t>
      </w:r>
      <w:r>
        <w:rPr>
          <w:b/>
        </w:rPr>
        <w:t xml:space="preserve"> </w:t>
      </w:r>
      <w:r w:rsidRPr="00FE717E">
        <w:t>OpenXC</w:t>
      </w:r>
      <w:r w:rsidR="00DA3AC6">
        <w:t>Data</w:t>
      </w:r>
      <w:r w:rsidRPr="00FE717E">
        <w:t>Interface</w:t>
      </w:r>
      <w:r>
        <w:t xml:space="preserve"> and will provide some valuable information to the Health Workers.</w:t>
      </w:r>
    </w:p>
    <w:p w:rsidR="00422DEE" w:rsidRPr="002D0737" w:rsidRDefault="00422DEE" w:rsidP="00422DEE">
      <w:pPr>
        <w:pStyle w:val="ListParagraph"/>
        <w:numPr>
          <w:ilvl w:val="0"/>
          <w:numId w:val="1"/>
        </w:numPr>
        <w:spacing w:before="120" w:after="0" w:line="276" w:lineRule="auto"/>
        <w:contextualSpacing w:val="0"/>
        <w:rPr>
          <w:rFonts w:asciiTheme="minorHAnsi" w:eastAsiaTheme="minorEastAsia" w:hAnsiTheme="minorHAnsi" w:cstheme="minorBidi"/>
        </w:rPr>
      </w:pPr>
      <w:r>
        <w:t>T</w:t>
      </w:r>
      <w:r w:rsidRPr="009A06D6">
        <w:t xml:space="preserve">he </w:t>
      </w:r>
      <w:r>
        <w:t xml:space="preserve">custom </w:t>
      </w:r>
      <w:r w:rsidRPr="009A06D6">
        <w:t>App that runs on</w:t>
      </w:r>
      <w:r>
        <w:t xml:space="preserve"> any</w:t>
      </w:r>
      <w:r w:rsidRPr="009A06D6">
        <w:t xml:space="preserve"> Health </w:t>
      </w:r>
      <w:r>
        <w:t>W</w:t>
      </w:r>
      <w:r w:rsidRPr="009A06D6">
        <w:t>orke</w:t>
      </w:r>
      <w:r>
        <w:t>r’s</w:t>
      </w:r>
      <w:r w:rsidRPr="009A06D6">
        <w:t xml:space="preserve"> </w:t>
      </w:r>
      <w:r w:rsidR="00B12055">
        <w:t xml:space="preserve">Android </w:t>
      </w:r>
      <w:r>
        <w:t>mobile device, can</w:t>
      </w:r>
      <w:r w:rsidRPr="009A06D6">
        <w:t xml:space="preserve"> </w:t>
      </w:r>
      <w:r>
        <w:t>again provide</w:t>
      </w:r>
      <w:r w:rsidRPr="009A06D6">
        <w:t xml:space="preserve"> </w:t>
      </w:r>
      <w:r>
        <w:t xml:space="preserve">some new features like </w:t>
      </w:r>
      <w:r w:rsidRPr="009A06D6">
        <w:t>patient</w:t>
      </w:r>
      <w:r>
        <w:t>/health worker</w:t>
      </w:r>
      <w:r w:rsidRPr="009A06D6">
        <w:t xml:space="preserve"> registration and </w:t>
      </w:r>
      <w:r>
        <w:t>many more</w:t>
      </w:r>
      <w:r w:rsidRPr="009A06D6">
        <w:t xml:space="preserve">. </w:t>
      </w:r>
    </w:p>
    <w:p w:rsidR="00422DEE" w:rsidRPr="004352B3" w:rsidRDefault="00422DEE" w:rsidP="00422DEE">
      <w:pPr>
        <w:pStyle w:val="ListParagraph"/>
        <w:numPr>
          <w:ilvl w:val="0"/>
          <w:numId w:val="1"/>
        </w:numPr>
        <w:spacing w:before="120" w:after="0" w:line="276" w:lineRule="auto"/>
        <w:contextualSpacing w:val="0"/>
        <w:rPr>
          <w:rFonts w:asciiTheme="minorHAnsi" w:eastAsiaTheme="minorEastAsia" w:hAnsiTheme="minorHAnsi" w:cstheme="minorBidi"/>
        </w:rPr>
      </w:pPr>
      <w:r>
        <w:t>T</w:t>
      </w:r>
      <w:r w:rsidRPr="009A06D6">
        <w:t xml:space="preserve">he </w:t>
      </w:r>
      <w:r>
        <w:t xml:space="preserve">custom </w:t>
      </w:r>
      <w:r w:rsidRPr="009A06D6">
        <w:t>App</w:t>
      </w:r>
      <w:r w:rsidRPr="004352B3">
        <w:rPr>
          <w:rFonts w:asciiTheme="minorHAnsi" w:eastAsiaTheme="minorEastAsia" w:hAnsiTheme="minorHAnsi" w:cstheme="minorBidi"/>
        </w:rPr>
        <w:t xml:space="preserve"> can use the </w:t>
      </w:r>
      <w:r w:rsidR="00977660">
        <w:t>mH</w:t>
      </w:r>
      <w:r w:rsidRPr="008B6E45">
        <w:t>ealthDataInterface</w:t>
      </w:r>
      <w:r w:rsidRPr="004352B3">
        <w:rPr>
          <w:rFonts w:asciiTheme="minorHAnsi" w:eastAsiaTheme="minorEastAsia" w:hAnsiTheme="minorHAnsi" w:cstheme="minorBidi"/>
        </w:rPr>
        <w:t xml:space="preserve"> services for fetching </w:t>
      </w:r>
      <w:r w:rsidR="00977660">
        <w:rPr>
          <w:rFonts w:asciiTheme="minorHAnsi" w:eastAsiaTheme="minorEastAsia" w:hAnsiTheme="minorHAnsi" w:cstheme="minorBidi"/>
        </w:rPr>
        <w:t>patient</w:t>
      </w:r>
      <w:r w:rsidRPr="004352B3">
        <w:rPr>
          <w:rFonts w:asciiTheme="minorHAnsi" w:eastAsiaTheme="minorEastAsia" w:hAnsiTheme="minorHAnsi" w:cstheme="minorBidi"/>
        </w:rPr>
        <w:t xml:space="preserve"> details, health worker details,</w:t>
      </w:r>
      <w:r>
        <w:rPr>
          <w:rFonts w:asciiTheme="minorHAnsi" w:eastAsiaTheme="minorEastAsia" w:hAnsiTheme="minorHAnsi" w:cstheme="minorBidi"/>
        </w:rPr>
        <w:t xml:space="preserve"> </w:t>
      </w:r>
      <w:r w:rsidR="00B12055">
        <w:rPr>
          <w:rFonts w:asciiTheme="minorHAnsi" w:eastAsiaTheme="minorEastAsia" w:hAnsiTheme="minorHAnsi" w:cstheme="minorBidi"/>
        </w:rPr>
        <w:t>Patient visit</w:t>
      </w:r>
      <w:r w:rsidRPr="004352B3">
        <w:rPr>
          <w:rFonts w:asciiTheme="minorHAnsi" w:eastAsiaTheme="minorEastAsia" w:hAnsiTheme="minorHAnsi" w:cstheme="minorBidi"/>
        </w:rPr>
        <w:t xml:space="preserve"> details and much other useful information.</w:t>
      </w:r>
    </w:p>
    <w:p w:rsidR="00422DEE" w:rsidRDefault="00422DEE" w:rsidP="00422DEE">
      <w:pPr>
        <w:pStyle w:val="ListParagraph"/>
        <w:numPr>
          <w:ilvl w:val="0"/>
          <w:numId w:val="1"/>
        </w:numPr>
        <w:spacing w:before="120" w:after="0" w:line="276" w:lineRule="auto"/>
        <w:contextualSpacing w:val="0"/>
      </w:pPr>
      <w:r w:rsidRPr="00FE717E">
        <w:t>OpenXC</w:t>
      </w:r>
      <w:r>
        <w:t>Data</w:t>
      </w:r>
      <w:r w:rsidRPr="00FE717E">
        <w:t>Interface</w:t>
      </w:r>
      <w:r>
        <w:t xml:space="preserve"> module will use </w:t>
      </w:r>
      <w:r w:rsidRPr="009A06D6">
        <w:t xml:space="preserve">Vehicle Data stream as received </w:t>
      </w:r>
      <w:r>
        <w:t>from</w:t>
      </w:r>
      <w:r w:rsidRPr="009A06D6">
        <w:t xml:space="preserve"> OpenXC </w:t>
      </w:r>
      <w:r>
        <w:t>device</w:t>
      </w:r>
      <w:r w:rsidRPr="009A06D6">
        <w:t xml:space="preserve"> via OBD2 port VI</w:t>
      </w:r>
      <w:r>
        <w:t xml:space="preserve"> present in the vehicles</w:t>
      </w:r>
      <w:r w:rsidRPr="009A06D6">
        <w:t xml:space="preserve">, </w:t>
      </w:r>
      <w:r>
        <w:t xml:space="preserve">and </w:t>
      </w:r>
      <w:r w:rsidRPr="009A06D6">
        <w:t xml:space="preserve">will upload </w:t>
      </w:r>
      <w:r>
        <w:t xml:space="preserve">the same </w:t>
      </w:r>
      <w:r w:rsidRPr="009A06D6">
        <w:t xml:space="preserve">to </w:t>
      </w:r>
      <w:r>
        <w:t>MoTech database</w:t>
      </w:r>
      <w:r w:rsidRPr="009A06D6">
        <w:t xml:space="preserve"> </w:t>
      </w:r>
      <w:r>
        <w:t>through</w:t>
      </w:r>
      <w:r w:rsidRPr="009A06D6">
        <w:t xml:space="preserve"> </w:t>
      </w:r>
      <w:r>
        <w:t xml:space="preserve">the </w:t>
      </w:r>
      <w:r w:rsidRPr="009A06D6">
        <w:t xml:space="preserve">provided </w:t>
      </w:r>
      <w:r>
        <w:t>APIs</w:t>
      </w:r>
      <w:r w:rsidRPr="009A06D6">
        <w:t>.</w:t>
      </w:r>
    </w:p>
    <w:p w:rsidR="00422DEE" w:rsidRPr="00F00E05" w:rsidRDefault="00422DEE" w:rsidP="00422DEE">
      <w:pPr>
        <w:pStyle w:val="ListParagraph"/>
        <w:numPr>
          <w:ilvl w:val="0"/>
          <w:numId w:val="1"/>
        </w:numPr>
        <w:spacing w:before="120" w:after="0" w:line="276" w:lineRule="auto"/>
        <w:contextualSpacing w:val="0"/>
      </w:pPr>
      <w:r>
        <w:rPr>
          <w:rFonts w:asciiTheme="minorHAnsi" w:eastAsiaTheme="minorEastAsia" w:hAnsiTheme="minorHAnsi" w:cstheme="minorBidi"/>
        </w:rPr>
        <w:t xml:space="preserve">Using </w:t>
      </w:r>
      <w:r w:rsidRPr="00FE717E">
        <w:t>OpenXC</w:t>
      </w:r>
      <w:r>
        <w:t>Data</w:t>
      </w:r>
      <w:r w:rsidRPr="00FE717E">
        <w:t>Interface</w:t>
      </w:r>
      <w:r>
        <w:rPr>
          <w:rFonts w:asciiTheme="minorHAnsi" w:eastAsiaTheme="minorEastAsia" w:hAnsiTheme="minorHAnsi" w:cstheme="minorBidi"/>
        </w:rPr>
        <w:t xml:space="preserve"> services, </w:t>
      </w:r>
      <w:r>
        <w:t>t</w:t>
      </w:r>
      <w:r w:rsidRPr="009A06D6">
        <w:t xml:space="preserve">he </w:t>
      </w:r>
      <w:r>
        <w:t xml:space="preserve">custom </w:t>
      </w:r>
      <w:r w:rsidRPr="009A06D6">
        <w:t>App</w:t>
      </w:r>
      <w:r>
        <w:rPr>
          <w:rFonts w:asciiTheme="minorHAnsi" w:eastAsiaTheme="minorEastAsia" w:hAnsiTheme="minorHAnsi" w:cstheme="minorBidi"/>
        </w:rPr>
        <w:t xml:space="preserve"> can also fetch data like vehicle details, current location details, or the route details of a particular vehicle.</w:t>
      </w:r>
    </w:p>
    <w:p w:rsidR="00B673FA" w:rsidRPr="00CB4CEE" w:rsidRDefault="00422DEE" w:rsidP="00B673FA">
      <w:pPr>
        <w:pStyle w:val="ListParagraph"/>
        <w:numPr>
          <w:ilvl w:val="0"/>
          <w:numId w:val="1"/>
        </w:numPr>
        <w:spacing w:before="120" w:after="0" w:line="276" w:lineRule="auto"/>
        <w:contextualSpacing w:val="0"/>
        <w:rPr>
          <w:b/>
        </w:rPr>
      </w:pPr>
      <w:r>
        <w:lastRenderedPageBreak/>
        <w:t xml:space="preserve">One </w:t>
      </w:r>
      <w:r w:rsidRPr="009A06D6">
        <w:t xml:space="preserve">could use both the web services </w:t>
      </w:r>
      <w:r>
        <w:t>APIs</w:t>
      </w:r>
      <w:r w:rsidRPr="009A06D6">
        <w:t xml:space="preserve"> (from </w:t>
      </w:r>
      <w:r w:rsidR="00432FC7" w:rsidRPr="00FE717E">
        <w:t>OpenXC</w:t>
      </w:r>
      <w:r w:rsidR="00432FC7">
        <w:t>Data</w:t>
      </w:r>
      <w:r w:rsidR="00432FC7" w:rsidRPr="00FE717E">
        <w:t>Interface</w:t>
      </w:r>
      <w:r w:rsidR="00432FC7" w:rsidRPr="00CB4CEE">
        <w:rPr>
          <w:rFonts w:asciiTheme="minorHAnsi" w:eastAsiaTheme="minorEastAsia" w:hAnsiTheme="minorHAnsi" w:cstheme="minorBidi"/>
        </w:rPr>
        <w:t xml:space="preserve"> </w:t>
      </w:r>
      <w:r w:rsidRPr="009A06D6">
        <w:t xml:space="preserve">as well as from </w:t>
      </w:r>
      <w:r w:rsidRPr="008B6E45">
        <w:t>mhealthDataInterface</w:t>
      </w:r>
      <w:r w:rsidRPr="009A06D6">
        <w:t>) for leveraging vehicle data</w:t>
      </w:r>
      <w:r>
        <w:t>,</w:t>
      </w:r>
      <w:r w:rsidRPr="009A06D6">
        <w:t xml:space="preserve"> Patient’s data</w:t>
      </w:r>
      <w:r>
        <w:t>, and Health Workers’ data</w:t>
      </w:r>
      <w:r w:rsidRPr="009A06D6">
        <w:t xml:space="preserve"> – AND write innovative </w:t>
      </w:r>
      <w:r>
        <w:t>APIs</w:t>
      </w:r>
      <w:r w:rsidRPr="009A06D6">
        <w:t>.</w:t>
      </w:r>
    </w:p>
    <w:p w:rsidR="00FF2047" w:rsidRPr="00E457D5" w:rsidRDefault="00FF2047" w:rsidP="00FF2047">
      <w:pPr>
        <w:spacing w:before="120" w:after="0"/>
        <w:rPr>
          <w:b/>
          <w:i/>
        </w:rPr>
      </w:pPr>
      <w:r w:rsidRPr="00E457D5">
        <w:t xml:space="preserve">For doing </w:t>
      </w:r>
      <w:r>
        <w:t>setup of MOTECH platform, please</w:t>
      </w:r>
      <w:r w:rsidRPr="00E457D5">
        <w:t xml:space="preserve"> refer the doc</w:t>
      </w:r>
      <w:r>
        <w:t>ument</w:t>
      </w:r>
      <w:r w:rsidRPr="00E457D5">
        <w:t xml:space="preserve"> </w:t>
      </w:r>
      <w:r>
        <w:t>–</w:t>
      </w:r>
      <w:r w:rsidRPr="00E457D5">
        <w:t xml:space="preserve"> </w:t>
      </w:r>
      <w:r>
        <w:rPr>
          <w:b/>
          <w:i/>
        </w:rPr>
        <w:t>‘</w:t>
      </w:r>
      <w:r w:rsidRPr="00E457D5">
        <w:rPr>
          <w:b/>
          <w:i/>
        </w:rPr>
        <w:t xml:space="preserve">mHealth </w:t>
      </w:r>
      <w:r>
        <w:rPr>
          <w:b/>
          <w:i/>
        </w:rPr>
        <w:t>–</w:t>
      </w:r>
      <w:r w:rsidRPr="00E457D5">
        <w:rPr>
          <w:b/>
          <w:i/>
        </w:rPr>
        <w:t xml:space="preserve"> </w:t>
      </w:r>
      <w:r>
        <w:rPr>
          <w:b/>
          <w:i/>
        </w:rPr>
        <w:t>MOTECH-Setup</w:t>
      </w:r>
      <w:r w:rsidRPr="00E457D5">
        <w:rPr>
          <w:b/>
          <w:i/>
        </w:rPr>
        <w:t>.docx’</w:t>
      </w:r>
    </w:p>
    <w:p w:rsidR="004A157A" w:rsidRDefault="004A157A" w:rsidP="004A157A">
      <w:pPr>
        <w:pStyle w:val="Heading1"/>
        <w:numPr>
          <w:ilvl w:val="0"/>
          <w:numId w:val="2"/>
        </w:numPr>
        <w:spacing w:line="276" w:lineRule="auto"/>
      </w:pPr>
      <w:r>
        <w:t>Custom Module (‘OpenXCDataInterface’) on MOTECH</w:t>
      </w:r>
    </w:p>
    <w:p w:rsidR="001A2F1C" w:rsidRDefault="001A2F1C" w:rsidP="001A2F1C"/>
    <w:p w:rsidR="001A2F1C" w:rsidRDefault="001A2F1C" w:rsidP="001A2F1C">
      <w:r>
        <w:t xml:space="preserve">To expose custom APIs that will provide all vehicle data, a custom module named </w:t>
      </w:r>
      <w:r w:rsidRPr="001A2F1C">
        <w:rPr>
          <w:b/>
        </w:rPr>
        <w:t>OpenXCDataInterface</w:t>
      </w:r>
      <w:r>
        <w:rPr>
          <w:b/>
        </w:rPr>
        <w:t xml:space="preserve"> </w:t>
      </w:r>
      <w:r>
        <w:t xml:space="preserve">needs to be created. This module has to be added to the MOTECH, above the core platform along with other custom modules, to make APIs available. </w:t>
      </w:r>
    </w:p>
    <w:p w:rsidR="001A2F1C" w:rsidRPr="00EB1313" w:rsidRDefault="001A2F1C" w:rsidP="001A2F1C">
      <w:pPr>
        <w:pStyle w:val="ListParagraph"/>
        <w:spacing w:after="200" w:line="276" w:lineRule="auto"/>
        <w:ind w:left="0"/>
        <w:rPr>
          <w:b/>
          <w:u w:val="single"/>
        </w:rPr>
      </w:pPr>
      <w:r w:rsidRPr="00EB1313">
        <w:rPr>
          <w:b/>
          <w:u w:val="single"/>
        </w:rPr>
        <w:t xml:space="preserve">Purpose of </w:t>
      </w:r>
      <w:r w:rsidR="00F50CC3">
        <w:rPr>
          <w:b/>
          <w:u w:val="single"/>
        </w:rPr>
        <w:t>OpenXC</w:t>
      </w:r>
      <w:r w:rsidRPr="00EB1313">
        <w:rPr>
          <w:b/>
          <w:u w:val="single"/>
        </w:rPr>
        <w:t xml:space="preserve">DataInterface Module: </w:t>
      </w:r>
    </w:p>
    <w:p w:rsidR="001A2F1C" w:rsidRDefault="001A2F1C" w:rsidP="001A2F1C">
      <w:pPr>
        <w:pStyle w:val="ListParagraph"/>
        <w:spacing w:after="200" w:line="276" w:lineRule="auto"/>
        <w:ind w:left="0"/>
        <w:rPr>
          <w:b/>
        </w:rPr>
      </w:pPr>
    </w:p>
    <w:p w:rsidR="001A2F1C" w:rsidRDefault="007A76C0" w:rsidP="001A2F1C">
      <w:pPr>
        <w:pStyle w:val="ListParagraph"/>
        <w:spacing w:after="200" w:line="276" w:lineRule="auto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5936615" cy="292354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1C" w:rsidRPr="00D02C02" w:rsidRDefault="001A2F1C" w:rsidP="001A2F1C">
      <w:pPr>
        <w:pStyle w:val="Caption"/>
        <w:jc w:val="center"/>
        <w:rPr>
          <w:b w:val="0"/>
          <w:sz w:val="20"/>
          <w:szCs w:val="20"/>
        </w:rPr>
      </w:pPr>
      <w:r w:rsidRPr="00D02C02">
        <w:rPr>
          <w:b w:val="0"/>
          <w:sz w:val="20"/>
          <w:szCs w:val="20"/>
        </w:rPr>
        <w:t xml:space="preserve">Figure </w:t>
      </w:r>
      <w:r w:rsidRPr="00D02C02">
        <w:rPr>
          <w:b w:val="0"/>
          <w:sz w:val="20"/>
          <w:szCs w:val="20"/>
        </w:rPr>
        <w:fldChar w:fldCharType="begin"/>
      </w:r>
      <w:r w:rsidRPr="00D02C02">
        <w:rPr>
          <w:b w:val="0"/>
          <w:sz w:val="20"/>
          <w:szCs w:val="20"/>
        </w:rPr>
        <w:instrText xml:space="preserve"> SEQ Figure \* ARABIC </w:instrText>
      </w:r>
      <w:r w:rsidRPr="00D02C02">
        <w:rPr>
          <w:b w:val="0"/>
          <w:sz w:val="20"/>
          <w:szCs w:val="20"/>
        </w:rPr>
        <w:fldChar w:fldCharType="separate"/>
      </w:r>
      <w:r w:rsidRPr="00D02C02">
        <w:rPr>
          <w:b w:val="0"/>
          <w:noProof/>
          <w:sz w:val="20"/>
          <w:szCs w:val="20"/>
        </w:rPr>
        <w:t>1</w:t>
      </w:r>
      <w:r w:rsidRPr="00D02C02">
        <w:rPr>
          <w:b w:val="0"/>
          <w:noProof/>
          <w:sz w:val="20"/>
          <w:szCs w:val="20"/>
        </w:rPr>
        <w:fldChar w:fldCharType="end"/>
      </w:r>
      <w:r w:rsidRPr="00D02C02">
        <w:rPr>
          <w:b w:val="0"/>
          <w:sz w:val="20"/>
          <w:szCs w:val="20"/>
        </w:rPr>
        <w:t xml:space="preserve">.  MOTECH Core Platform Architecture (source: </w:t>
      </w:r>
      <w:hyperlink r:id="rId8" w:history="1">
        <w:r w:rsidR="007A76C0" w:rsidRPr="00EF7A37">
          <w:rPr>
            <w:rStyle w:val="Hyperlink"/>
            <w:b w:val="0"/>
            <w:sz w:val="20"/>
            <w:szCs w:val="20"/>
          </w:rPr>
          <w:t>http://docs.motechproject.org/en/latest/architecture/core_architecture.html</w:t>
        </w:r>
      </w:hyperlink>
      <w:r w:rsidRPr="00D02C02">
        <w:rPr>
          <w:b w:val="0"/>
          <w:sz w:val="20"/>
          <w:szCs w:val="20"/>
        </w:rPr>
        <w:t xml:space="preserve">) </w:t>
      </w:r>
    </w:p>
    <w:p w:rsidR="001A2F1C" w:rsidRDefault="001A2F1C" w:rsidP="001A2F1C">
      <w:pPr>
        <w:pStyle w:val="ListParagraph"/>
        <w:spacing w:after="200" w:line="276" w:lineRule="auto"/>
        <w:ind w:left="0"/>
        <w:rPr>
          <w:b/>
        </w:rPr>
      </w:pPr>
    </w:p>
    <w:p w:rsidR="001A2F1C" w:rsidRDefault="001A2F1C" w:rsidP="001A2F1C">
      <w:pPr>
        <w:pStyle w:val="ListParagraph"/>
        <w:spacing w:after="200" w:line="276" w:lineRule="auto"/>
        <w:ind w:left="0"/>
      </w:pPr>
      <w:r>
        <w:t>“</w:t>
      </w:r>
      <w:r w:rsidR="008D0462">
        <w:t xml:space="preserve">First </w:t>
      </w:r>
      <w:r w:rsidR="002B1258">
        <w:t>t</w:t>
      </w:r>
      <w:r w:rsidR="008D0462">
        <w:t xml:space="preserve">o use this custom module, the </w:t>
      </w:r>
      <w:r w:rsidR="007A76C0">
        <w:t>v</w:t>
      </w:r>
      <w:r w:rsidR="007A76C0" w:rsidRPr="009A06D6">
        <w:t xml:space="preserve">ehicle </w:t>
      </w:r>
      <w:r w:rsidR="007A76C0">
        <w:t>d</w:t>
      </w:r>
      <w:r w:rsidR="007A76C0" w:rsidRPr="009A06D6">
        <w:t>ata</w:t>
      </w:r>
      <w:r w:rsidR="007A76C0">
        <w:t xml:space="preserve"> (like speed, current latitude-longitude)</w:t>
      </w:r>
      <w:r w:rsidR="008D0462">
        <w:t xml:space="preserve"> need to be fetched which is </w:t>
      </w:r>
      <w:r w:rsidR="007A76C0" w:rsidRPr="009A06D6">
        <w:t xml:space="preserve">received </w:t>
      </w:r>
      <w:r w:rsidR="007A76C0">
        <w:t>from</w:t>
      </w:r>
      <w:r w:rsidR="007A76C0" w:rsidRPr="009A06D6">
        <w:t xml:space="preserve"> </w:t>
      </w:r>
      <w:proofErr w:type="spellStart"/>
      <w:r w:rsidR="007A76C0" w:rsidRPr="009A06D6">
        <w:t>OpenXC</w:t>
      </w:r>
      <w:proofErr w:type="spellEnd"/>
      <w:r w:rsidR="007A76C0" w:rsidRPr="009A06D6">
        <w:t xml:space="preserve"> </w:t>
      </w:r>
      <w:r w:rsidR="007A76C0">
        <w:t>device</w:t>
      </w:r>
      <w:r w:rsidR="007A76C0" w:rsidRPr="009A06D6">
        <w:t xml:space="preserve"> via OBD2 port VI</w:t>
      </w:r>
      <w:r w:rsidR="007A76C0">
        <w:t xml:space="preserve"> present in the vehicles</w:t>
      </w:r>
      <w:r w:rsidR="008D0462">
        <w:t xml:space="preserve">. Fetched data </w:t>
      </w:r>
      <w:r w:rsidR="002B1258">
        <w:t>can</w:t>
      </w:r>
      <w:r w:rsidR="008D0462">
        <w:t xml:space="preserve"> be </w:t>
      </w:r>
      <w:r w:rsidR="007A76C0">
        <w:t>save</w:t>
      </w:r>
      <w:r w:rsidR="008D0462">
        <w:t>d</w:t>
      </w:r>
      <w:r w:rsidR="007A76C0">
        <w:t xml:space="preserve"> in the custom tables</w:t>
      </w:r>
      <w:r>
        <w:t xml:space="preserve"> </w:t>
      </w:r>
      <w:r w:rsidR="007A76C0">
        <w:t xml:space="preserve">of </w:t>
      </w:r>
      <w:r w:rsidR="00BA4693">
        <w:t xml:space="preserve">MOTECH </w:t>
      </w:r>
      <w:r w:rsidR="007A76C0">
        <w:t xml:space="preserve">database </w:t>
      </w:r>
      <w:r>
        <w:t xml:space="preserve">and </w:t>
      </w:r>
      <w:r w:rsidR="008D0462">
        <w:t xml:space="preserve">then </w:t>
      </w:r>
      <w:r>
        <w:t>expose</w:t>
      </w:r>
      <w:r w:rsidR="008D0462">
        <w:t xml:space="preserve">d </w:t>
      </w:r>
      <w:r w:rsidR="002B1258">
        <w:t>through the</w:t>
      </w:r>
      <w:r w:rsidR="008D0462">
        <w:t xml:space="preserve"> </w:t>
      </w:r>
      <w:r>
        <w:t xml:space="preserve">web service APIs </w:t>
      </w:r>
      <w:r w:rsidR="002B1258">
        <w:t>that will</w:t>
      </w:r>
      <w:r w:rsidR="008D0462">
        <w:t xml:space="preserve"> provide </w:t>
      </w:r>
      <w:r>
        <w:t>these data to consumer (developer) for further usage.”</w:t>
      </w:r>
    </w:p>
    <w:p w:rsidR="001A2F1C" w:rsidRDefault="001A2F1C" w:rsidP="001A2F1C">
      <w:pPr>
        <w:pStyle w:val="ListParagraph"/>
        <w:spacing w:after="200" w:line="276" w:lineRule="auto"/>
        <w:ind w:left="0"/>
      </w:pPr>
    </w:p>
    <w:p w:rsidR="001A2F1C" w:rsidRDefault="001A2F1C" w:rsidP="001A2F1C">
      <w:pPr>
        <w:pStyle w:val="ListParagraph"/>
        <w:spacing w:after="200" w:line="276" w:lineRule="auto"/>
        <w:ind w:left="0"/>
      </w:pPr>
      <w:r>
        <w:t>This data</w:t>
      </w:r>
      <w:r w:rsidR="002B1258">
        <w:t xml:space="preserve"> is</w:t>
      </w:r>
      <w:r>
        <w:t xml:space="preserve"> exposed through Spring-based web service APIs.</w:t>
      </w:r>
    </w:p>
    <w:p w:rsidR="009C74FB" w:rsidRDefault="009C74FB" w:rsidP="001A2F1C">
      <w:pPr>
        <w:pStyle w:val="ListParagraph"/>
        <w:spacing w:after="200" w:line="276" w:lineRule="auto"/>
        <w:ind w:left="0"/>
      </w:pPr>
    </w:p>
    <w:p w:rsidR="00413C4E" w:rsidRDefault="00413C4E" w:rsidP="001A2F1C">
      <w:pPr>
        <w:pStyle w:val="ListParagraph"/>
        <w:spacing w:after="200" w:line="276" w:lineRule="auto"/>
        <w:ind w:left="0"/>
      </w:pPr>
    </w:p>
    <w:p w:rsidR="00413C4E" w:rsidRDefault="00413C4E" w:rsidP="001A2F1C">
      <w:pPr>
        <w:pStyle w:val="ListParagraph"/>
        <w:spacing w:after="200" w:line="276" w:lineRule="auto"/>
        <w:ind w:left="0"/>
      </w:pPr>
    </w:p>
    <w:p w:rsidR="009C74FB" w:rsidRDefault="009C74FB" w:rsidP="001A2F1C">
      <w:pPr>
        <w:pStyle w:val="ListParagraph"/>
        <w:spacing w:after="200" w:line="276" w:lineRule="auto"/>
        <w:ind w:left="0"/>
      </w:pPr>
      <w:r>
        <w:t>To save the data, the module uses two tables:</w:t>
      </w:r>
    </w:p>
    <w:p w:rsidR="00B14A42" w:rsidRDefault="00B14A42" w:rsidP="001A2F1C">
      <w:pPr>
        <w:pStyle w:val="ListParagraph"/>
        <w:spacing w:after="200" w:line="276" w:lineRule="auto"/>
        <w:ind w:left="0"/>
      </w:pPr>
    </w:p>
    <w:p w:rsidR="00413C4E" w:rsidRDefault="008F5A24" w:rsidP="00413C4E">
      <w:pPr>
        <w:pStyle w:val="ListParagraph"/>
        <w:numPr>
          <w:ilvl w:val="0"/>
          <w:numId w:val="4"/>
        </w:numPr>
        <w:spacing w:after="200" w:line="276" w:lineRule="auto"/>
      </w:pPr>
      <w:r>
        <w:t>OPENXCDATAINTERFACE_VEHICLEREGISTRATION</w:t>
      </w:r>
      <w:r w:rsidR="00841C47">
        <w:t>RECORD</w:t>
      </w:r>
    </w:p>
    <w:p w:rsidR="001C18BF" w:rsidRDefault="001C18BF" w:rsidP="00944BE9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  <w:r>
        <w:rPr>
          <w:noProof/>
        </w:rPr>
        <w:drawing>
          <wp:inline distT="0" distB="0" distL="0" distR="0">
            <wp:extent cx="5943600" cy="5191125"/>
            <wp:effectExtent l="0" t="0" r="0" b="9525"/>
            <wp:docPr id="3" name="Picture 3" descr="C:\Users\charu_g\Desktop\OPENXCDATAINTERFACE_VEHICLE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ru_g\Desktop\OPENXCDATAINTERFACE_VEHICLEREGISTR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413C4E" w:rsidP="00413C4E">
      <w:pPr>
        <w:pStyle w:val="ListParagraph"/>
        <w:spacing w:after="200" w:line="276" w:lineRule="auto"/>
      </w:pPr>
    </w:p>
    <w:p w:rsidR="00413C4E" w:rsidRDefault="00905874" w:rsidP="00413C4E">
      <w:pPr>
        <w:pStyle w:val="ListParagraph"/>
        <w:numPr>
          <w:ilvl w:val="0"/>
          <w:numId w:val="4"/>
        </w:numPr>
        <w:spacing w:after="200" w:line="276" w:lineRule="auto"/>
      </w:pPr>
      <w:r>
        <w:t>OPENXCDATAINTERFACE_VEHICLEUPLOADRECORD</w:t>
      </w:r>
    </w:p>
    <w:p w:rsidR="00413C4E" w:rsidRDefault="00413C4E" w:rsidP="00413C4E">
      <w:r>
        <w:rPr>
          <w:noProof/>
        </w:rPr>
        <w:drawing>
          <wp:inline distT="0" distB="0" distL="0" distR="0">
            <wp:extent cx="5943600" cy="4010025"/>
            <wp:effectExtent l="0" t="0" r="0" b="9525"/>
            <wp:docPr id="4" name="Picture 4" descr="C:\Users\charu_g\Desktop\OPENXCDATAINTERFACE_VEHICLEUPLOAD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ru_g\Desktop\OPENXCDATAINTERFACE_VEHICLEUPLOADRECO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C4E" w:rsidRDefault="00413C4E" w:rsidP="00413C4E"/>
    <w:p w:rsidR="00413C4E" w:rsidRDefault="00413C4E" w:rsidP="00413C4E"/>
    <w:p w:rsidR="0036692D" w:rsidRDefault="009C74FB" w:rsidP="001A2F1C">
      <w:pPr>
        <w:rPr>
          <w:rFonts w:cstheme="minorHAnsi"/>
        </w:rPr>
      </w:pPr>
      <w:r>
        <w:t xml:space="preserve">These tables get created into the MOTECH database </w:t>
      </w:r>
      <w:r w:rsidRPr="009C74FB">
        <w:rPr>
          <w:b/>
        </w:rPr>
        <w:t>“motech_data_services”</w:t>
      </w:r>
      <w:r>
        <w:t xml:space="preserve">, whenever the module OpenXCDataInterface is installed into the MOTECH Core platform. </w:t>
      </w:r>
    </w:p>
    <w:p w:rsidR="0036692D" w:rsidRDefault="0036692D" w:rsidP="001A2F1C">
      <w:pPr>
        <w:rPr>
          <w:rFonts w:cstheme="minorHAnsi"/>
        </w:rPr>
      </w:pPr>
    </w:p>
    <w:p w:rsidR="001A2F1C" w:rsidRDefault="001A2F1C" w:rsidP="001A2F1C">
      <w:pPr>
        <w:rPr>
          <w:rFonts w:cstheme="minorHAnsi"/>
        </w:rPr>
      </w:pPr>
      <w:r>
        <w:rPr>
          <w:rFonts w:cstheme="minorHAnsi"/>
        </w:rPr>
        <w:t xml:space="preserve">Module </w:t>
      </w:r>
      <w:r w:rsidR="009C74FB">
        <w:rPr>
          <w:b/>
        </w:rPr>
        <w:t>OpenXC</w:t>
      </w:r>
      <w:r w:rsidRPr="00610FE4">
        <w:rPr>
          <w:b/>
        </w:rPr>
        <w:t>DataInterface</w:t>
      </w:r>
      <w:r w:rsidRPr="009201EA">
        <w:rPr>
          <w:rFonts w:cstheme="minorHAnsi"/>
        </w:rPr>
        <w:t xml:space="preserve"> </w:t>
      </w:r>
    </w:p>
    <w:p w:rsidR="009C74FB" w:rsidRDefault="001A2F1C" w:rsidP="001A2F1C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4E6E11">
        <w:rPr>
          <w:rFonts w:cstheme="minorHAnsi"/>
        </w:rPr>
        <w:t xml:space="preserve">Fetches </w:t>
      </w:r>
      <w:r w:rsidR="009C74FB">
        <w:t>required v</w:t>
      </w:r>
      <w:r w:rsidR="009C74FB" w:rsidRPr="009A06D6">
        <w:t xml:space="preserve">ehicle </w:t>
      </w:r>
      <w:r w:rsidR="009C74FB">
        <w:t>d</w:t>
      </w:r>
      <w:r w:rsidR="009C74FB" w:rsidRPr="009A06D6">
        <w:t>ata</w:t>
      </w:r>
      <w:r w:rsidR="009C74FB">
        <w:t xml:space="preserve"> (like speed, current latitude-longitude)</w:t>
      </w:r>
      <w:r w:rsidR="009C74FB" w:rsidRPr="009A06D6">
        <w:t xml:space="preserve"> as received </w:t>
      </w:r>
      <w:r w:rsidR="009C74FB">
        <w:t>from</w:t>
      </w:r>
      <w:r w:rsidR="009C74FB" w:rsidRPr="009A06D6">
        <w:t xml:space="preserve"> OpenXC </w:t>
      </w:r>
      <w:r w:rsidR="009C74FB">
        <w:t>device</w:t>
      </w:r>
      <w:r w:rsidR="009C74FB" w:rsidRPr="009A06D6">
        <w:t xml:space="preserve"> via OBD2 port VI</w:t>
      </w:r>
      <w:r w:rsidR="009C74FB">
        <w:t xml:space="preserve"> present in the vehicles</w:t>
      </w:r>
      <w:r w:rsidRPr="004E6E11">
        <w:rPr>
          <w:rFonts w:cstheme="minorHAnsi"/>
        </w:rPr>
        <w:t xml:space="preserve">. </w:t>
      </w:r>
    </w:p>
    <w:p w:rsidR="009C74FB" w:rsidRDefault="009C74FB" w:rsidP="001A2F1C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>
        <w:rPr>
          <w:rFonts w:cstheme="minorHAnsi"/>
        </w:rPr>
        <w:t>Saves/Uploads the data in the tables specific to the module, those get created in the MOTECH database while installing the module.</w:t>
      </w:r>
    </w:p>
    <w:p w:rsidR="002769D9" w:rsidRDefault="009C74FB" w:rsidP="002769D9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9D1337">
        <w:rPr>
          <w:rFonts w:cstheme="minorHAnsi"/>
        </w:rPr>
        <w:t>Exposes the required web service APIs to provide these data for further usage.</w:t>
      </w:r>
    </w:p>
    <w:p w:rsidR="009D1337" w:rsidRDefault="009D1337" w:rsidP="009D1337">
      <w:pPr>
        <w:rPr>
          <w:rFonts w:cstheme="minorHAnsi"/>
        </w:rPr>
      </w:pPr>
    </w:p>
    <w:p w:rsidR="002769D9" w:rsidRDefault="002769D9" w:rsidP="002769D9">
      <w:pPr>
        <w:pStyle w:val="Heading1"/>
        <w:numPr>
          <w:ilvl w:val="0"/>
          <w:numId w:val="2"/>
        </w:numPr>
        <w:spacing w:line="276" w:lineRule="auto"/>
      </w:pPr>
      <w:r>
        <w:t>Adding jar of the new module into MOTECH Core Platform</w:t>
      </w:r>
    </w:p>
    <w:p w:rsidR="002769D9" w:rsidRPr="00B724B3" w:rsidRDefault="002769D9" w:rsidP="002769D9"/>
    <w:p w:rsidR="002769D9" w:rsidRDefault="002769D9" w:rsidP="002769D9">
      <w:r>
        <w:t>To create a new module, following links can be referred:</w:t>
      </w:r>
    </w:p>
    <w:p w:rsidR="002769D9" w:rsidRDefault="005031E0" w:rsidP="002769D9">
      <w:pPr>
        <w:pStyle w:val="ListParagraph"/>
        <w:numPr>
          <w:ilvl w:val="0"/>
          <w:numId w:val="5"/>
        </w:numPr>
        <w:spacing w:after="200" w:line="276" w:lineRule="auto"/>
      </w:pPr>
      <w:hyperlink r:id="rId11" w:history="1">
        <w:r w:rsidR="002769D9" w:rsidRPr="00E36406">
          <w:rPr>
            <w:rStyle w:val="Hyperlink"/>
          </w:rPr>
          <w:t>https://docs.google.com/document/d/1uslp8H1uHDuw-rpZ9vLb0bX8zwdgqUAaMjvOcVHKXF4/edit</w:t>
        </w:r>
      </w:hyperlink>
    </w:p>
    <w:p w:rsidR="002769D9" w:rsidRPr="00610FE4" w:rsidRDefault="005031E0" w:rsidP="002769D9">
      <w:pPr>
        <w:pStyle w:val="ListParagraph"/>
        <w:numPr>
          <w:ilvl w:val="0"/>
          <w:numId w:val="5"/>
        </w:numPr>
        <w:spacing w:after="200" w:line="276" w:lineRule="auto"/>
        <w:rPr>
          <w:rStyle w:val="Hyperlink"/>
        </w:rPr>
      </w:pPr>
      <w:hyperlink r:id="rId12" w:history="1">
        <w:r w:rsidR="002769D9" w:rsidRPr="00E36406">
          <w:rPr>
            <w:rStyle w:val="Hyperlink"/>
          </w:rPr>
          <w:t>http://docs.</w:t>
        </w:r>
        <w:r w:rsidR="002769D9">
          <w:rPr>
            <w:rStyle w:val="Hyperlink"/>
          </w:rPr>
          <w:t>MOTECH</w:t>
        </w:r>
        <w:r w:rsidR="002769D9" w:rsidRPr="00E36406">
          <w:rPr>
            <w:rStyle w:val="Hyperlink"/>
          </w:rPr>
          <w:t>project.org/en/latest/get_started/archetype.html</w:t>
        </w:r>
      </w:hyperlink>
    </w:p>
    <w:p w:rsidR="002769D9" w:rsidRDefault="002769D9" w:rsidP="002769D9">
      <w:pPr>
        <w:pStyle w:val="ListParagraph"/>
        <w:spacing w:after="200" w:line="276" w:lineRule="auto"/>
        <w:ind w:left="360"/>
        <w:rPr>
          <w:rStyle w:val="Hyperlink"/>
        </w:rPr>
      </w:pPr>
    </w:p>
    <w:p w:rsidR="002769D9" w:rsidRPr="00D42F1A" w:rsidRDefault="002769D9" w:rsidP="002769D9">
      <w:pPr>
        <w:pStyle w:val="ListParagraph"/>
        <w:spacing w:after="200" w:line="276" w:lineRule="auto"/>
        <w:ind w:left="0"/>
      </w:pPr>
      <w:r>
        <w:t xml:space="preserve">To add the new module into MOTECH, please refer the </w:t>
      </w:r>
      <w:r w:rsidRPr="00FA6B14">
        <w:t>document</w:t>
      </w:r>
      <w:r>
        <w:rPr>
          <w:b/>
        </w:rPr>
        <w:t xml:space="preserve"> ‘mHealth-MOTECH-Setup</w:t>
      </w:r>
      <w:r w:rsidRPr="00D42F1A">
        <w:rPr>
          <w:b/>
        </w:rPr>
        <w:t>.docx’</w:t>
      </w:r>
      <w:r>
        <w:rPr>
          <w:b/>
        </w:rPr>
        <w:t>.</w:t>
      </w:r>
    </w:p>
    <w:p w:rsidR="002769D9" w:rsidRDefault="002769D9" w:rsidP="002769D9">
      <w:pPr>
        <w:rPr>
          <w:rFonts w:cstheme="minorHAnsi"/>
        </w:rPr>
      </w:pPr>
      <w:r>
        <w:rPr>
          <w:rFonts w:cstheme="minorHAnsi"/>
        </w:rPr>
        <w:t xml:space="preserve">Below source artifacts are provided for developer usage and reference – </w:t>
      </w:r>
    </w:p>
    <w:p w:rsidR="002769D9" w:rsidRDefault="002769D9" w:rsidP="002769D9">
      <w:pPr>
        <w:pStyle w:val="ListParagraph"/>
        <w:numPr>
          <w:ilvl w:val="0"/>
          <w:numId w:val="7"/>
        </w:numPr>
        <w:spacing w:line="276" w:lineRule="auto"/>
        <w:rPr>
          <w:rFonts w:cstheme="minorHAnsi"/>
        </w:rPr>
      </w:pPr>
      <w:r w:rsidRPr="005D0520">
        <w:rPr>
          <w:rFonts w:cstheme="minorHAnsi"/>
        </w:rPr>
        <w:t xml:space="preserve">Jar </w:t>
      </w:r>
      <w:r>
        <w:rPr>
          <w:rFonts w:cstheme="minorHAnsi"/>
        </w:rPr>
        <w:t xml:space="preserve">file </w:t>
      </w:r>
      <w:r w:rsidRPr="005D0520">
        <w:rPr>
          <w:rFonts w:cstheme="minorHAnsi"/>
        </w:rPr>
        <w:t>‘</w:t>
      </w:r>
      <w:r w:rsidRPr="002769D9">
        <w:rPr>
          <w:rFonts w:cstheme="minorHAnsi"/>
          <w:b/>
        </w:rPr>
        <w:t>OpenXC</w:t>
      </w:r>
      <w:r w:rsidRPr="005D0520">
        <w:rPr>
          <w:rFonts w:cstheme="minorHAnsi"/>
          <w:b/>
        </w:rPr>
        <w:t>DataInterface-0.1-SNAPSHOT.jar</w:t>
      </w:r>
      <w:r w:rsidRPr="005D0520">
        <w:rPr>
          <w:rFonts w:cstheme="minorHAnsi"/>
        </w:rPr>
        <w:t xml:space="preserve"> ’</w:t>
      </w:r>
    </w:p>
    <w:p w:rsidR="002769D9" w:rsidRPr="005D0520" w:rsidRDefault="002769D9" w:rsidP="002769D9">
      <w:pPr>
        <w:pStyle w:val="ListParagraph"/>
        <w:numPr>
          <w:ilvl w:val="0"/>
          <w:numId w:val="7"/>
        </w:numPr>
        <w:spacing w:line="276" w:lineRule="auto"/>
        <w:rPr>
          <w:rFonts w:cstheme="minorHAnsi"/>
        </w:rPr>
      </w:pPr>
      <w:r w:rsidRPr="005D0520">
        <w:rPr>
          <w:rFonts w:cstheme="minorHAnsi"/>
        </w:rPr>
        <w:t>‘</w:t>
      </w:r>
      <w:r>
        <w:rPr>
          <w:rFonts w:cstheme="minorHAnsi"/>
          <w:b/>
        </w:rPr>
        <w:t>OpenXC</w:t>
      </w:r>
      <w:r w:rsidRPr="005D0520">
        <w:rPr>
          <w:rFonts w:cstheme="minorHAnsi"/>
          <w:b/>
        </w:rPr>
        <w:t>DataInterface’</w:t>
      </w:r>
      <w:r w:rsidRPr="005D0520">
        <w:rPr>
          <w:rFonts w:cstheme="minorHAnsi"/>
        </w:rPr>
        <w:t xml:space="preserve"> module source code </w:t>
      </w:r>
    </w:p>
    <w:p w:rsidR="002769D9" w:rsidRDefault="002769D9" w:rsidP="002769D9">
      <w:pPr>
        <w:rPr>
          <w:rFonts w:cstheme="minorHAnsi"/>
        </w:rPr>
      </w:pPr>
      <w:r>
        <w:rPr>
          <w:rFonts w:cstheme="minorHAnsi"/>
        </w:rPr>
        <w:t>Once the MOTECH is setup in local environment, either the module can be imported to the development platform and compiled/executed to create a new jar same as provided.  Or, the jar provided can be directly used in running local setup of MOTECH for immediate use.</w:t>
      </w:r>
    </w:p>
    <w:p w:rsidR="002769D9" w:rsidRDefault="002769D9" w:rsidP="002769D9">
      <w:pPr>
        <w:rPr>
          <w:rFonts w:cstheme="minorHAnsi"/>
        </w:rPr>
      </w:pPr>
      <w:r>
        <w:rPr>
          <w:rFonts w:cstheme="minorHAnsi"/>
        </w:rPr>
        <w:t xml:space="preserve">Following steps can be followed to install the jar, so that the module gets added to the MOTECH backend – </w:t>
      </w:r>
    </w:p>
    <w:p w:rsidR="002769D9" w:rsidRDefault="002769D9" w:rsidP="002769D9">
      <w:pPr>
        <w:pStyle w:val="ListParagraph"/>
        <w:numPr>
          <w:ilvl w:val="0"/>
          <w:numId w:val="6"/>
        </w:numPr>
        <w:spacing w:after="200" w:line="276" w:lineRule="auto"/>
      </w:pPr>
      <w:r>
        <w:t>Login to the MOTECH Portal and go to “</w:t>
      </w:r>
      <w:r>
        <w:rPr>
          <w:i/>
        </w:rPr>
        <w:t>Admin &gt;&gt; Manage Modules</w:t>
      </w:r>
      <w:r>
        <w:t>”.</w:t>
      </w:r>
    </w:p>
    <w:p w:rsidR="002769D9" w:rsidRDefault="002769D9" w:rsidP="002769D9">
      <w:pPr>
        <w:pStyle w:val="ListParagraph"/>
        <w:numPr>
          <w:ilvl w:val="0"/>
          <w:numId w:val="6"/>
        </w:numPr>
        <w:spacing w:after="200" w:line="276" w:lineRule="auto"/>
      </w:pPr>
      <w:r>
        <w:t>In the field “</w:t>
      </w:r>
      <w:r>
        <w:rPr>
          <w:i/>
        </w:rPr>
        <w:t>Install Module From</w:t>
      </w:r>
      <w:r>
        <w:t>”, select from the dropdown “</w:t>
      </w:r>
      <w:r w:rsidRPr="00C9300C">
        <w:rPr>
          <w:i/>
        </w:rPr>
        <w:t>File</w:t>
      </w:r>
      <w:r>
        <w:t>” (highlighted in the screenshot below)</w:t>
      </w:r>
    </w:p>
    <w:p w:rsidR="002769D9" w:rsidRDefault="002769D9" w:rsidP="002769D9">
      <w:pPr>
        <w:pStyle w:val="ListParagraph"/>
        <w:numPr>
          <w:ilvl w:val="0"/>
          <w:numId w:val="6"/>
        </w:numPr>
        <w:spacing w:after="200" w:line="276" w:lineRule="auto"/>
      </w:pPr>
      <w:r>
        <w:t>Click on “</w:t>
      </w:r>
      <w:r w:rsidRPr="006D7BBF">
        <w:rPr>
          <w:i/>
        </w:rPr>
        <w:t>Select file</w:t>
      </w:r>
      <w:r>
        <w:t>” button. Browse and select the jar file created</w:t>
      </w:r>
    </w:p>
    <w:p w:rsidR="002769D9" w:rsidRDefault="002769D9" w:rsidP="002769D9">
      <w:pPr>
        <w:pStyle w:val="ListParagraph"/>
        <w:numPr>
          <w:ilvl w:val="0"/>
          <w:numId w:val="6"/>
        </w:numPr>
        <w:spacing w:after="200" w:line="276" w:lineRule="auto"/>
      </w:pPr>
      <w:r>
        <w:t>Click on the “</w:t>
      </w:r>
      <w:r>
        <w:rPr>
          <w:i/>
        </w:rPr>
        <w:t>Install or Update</w:t>
      </w:r>
      <w:r>
        <w:t>” button.</w:t>
      </w:r>
    </w:p>
    <w:p w:rsidR="002769D9" w:rsidRDefault="002769D9" w:rsidP="002769D9">
      <w:pPr>
        <w:pStyle w:val="ListParagraph"/>
        <w:numPr>
          <w:ilvl w:val="0"/>
          <w:numId w:val="6"/>
        </w:numPr>
        <w:spacing w:after="200" w:line="276" w:lineRule="auto"/>
      </w:pPr>
      <w:r>
        <w:t>The module will be then added into the MOTECH core and visible in the module list, as shown in the below screenshot –</w:t>
      </w:r>
    </w:p>
    <w:p w:rsidR="002769D9" w:rsidRDefault="00C95884" w:rsidP="002769D9">
      <w:pPr>
        <w:pStyle w:val="ListParagraph"/>
        <w:spacing w:after="200" w:line="276" w:lineRule="auto"/>
      </w:pPr>
      <w:r>
        <w:rPr>
          <w:rFonts w:cstheme="minorHAnsi"/>
          <w:noProof/>
        </w:rPr>
        <w:lastRenderedPageBreak/>
        <w:drawing>
          <wp:inline distT="0" distB="0" distL="0" distR="0" wp14:anchorId="241510C8" wp14:editId="57318173">
            <wp:extent cx="5934075" cy="6657975"/>
            <wp:effectExtent l="0" t="0" r="9525" b="9525"/>
            <wp:docPr id="5" name="Picture 5" descr="C:\Users\charu_g\Desktop\OpenXCData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ru_g\Desktop\OpenXCDataInterfac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9D9" w:rsidRDefault="002769D9" w:rsidP="002769D9">
      <w:pPr>
        <w:ind w:left="360"/>
      </w:pPr>
    </w:p>
    <w:p w:rsidR="002769D9" w:rsidRDefault="002769D9" w:rsidP="002769D9">
      <w:pPr>
        <w:pStyle w:val="ListParagraph"/>
        <w:spacing w:after="200" w:line="276" w:lineRule="auto"/>
      </w:pPr>
    </w:p>
    <w:p w:rsidR="002769D9" w:rsidRDefault="002769D9" w:rsidP="002769D9">
      <w:pPr>
        <w:pStyle w:val="ListParagraph"/>
        <w:spacing w:after="200" w:line="276" w:lineRule="auto"/>
      </w:pPr>
    </w:p>
    <w:p w:rsidR="002769D9" w:rsidRDefault="002769D9" w:rsidP="002769D9">
      <w:pPr>
        <w:rPr>
          <w:rFonts w:cstheme="minorHAnsi"/>
        </w:rPr>
      </w:pPr>
    </w:p>
    <w:p w:rsidR="002769D9" w:rsidRPr="009C74FB" w:rsidRDefault="002769D9" w:rsidP="002769D9">
      <w:pPr>
        <w:pStyle w:val="ListParagraph"/>
        <w:spacing w:line="276" w:lineRule="auto"/>
        <w:ind w:left="0"/>
        <w:rPr>
          <w:rFonts w:cstheme="minorHAnsi"/>
        </w:rPr>
      </w:pPr>
    </w:p>
    <w:p w:rsidR="00F16E11" w:rsidRDefault="00F16E11" w:rsidP="00F16E11">
      <w:pPr>
        <w:pStyle w:val="Heading1"/>
        <w:numPr>
          <w:ilvl w:val="0"/>
          <w:numId w:val="2"/>
        </w:numPr>
        <w:spacing w:line="276" w:lineRule="auto"/>
      </w:pPr>
      <w:r>
        <w:lastRenderedPageBreak/>
        <w:t>APIs Exposed From OpenXCDataInterface Module on MOTECH</w:t>
      </w:r>
    </w:p>
    <w:p w:rsidR="00F16E11" w:rsidRPr="00B32DDF" w:rsidRDefault="00F16E11" w:rsidP="00F16E11">
      <w:pPr>
        <w:spacing w:line="240" w:lineRule="auto"/>
      </w:pPr>
    </w:p>
    <w:p w:rsidR="001B513A" w:rsidRDefault="00F16E11" w:rsidP="00F16E11">
      <w:pPr>
        <w:rPr>
          <w:b/>
        </w:rPr>
      </w:pPr>
      <w:r>
        <w:rPr>
          <w:b/>
        </w:rPr>
        <w:t xml:space="preserve">Set of APIs are listed below along with ref </w:t>
      </w:r>
      <w:proofErr w:type="spellStart"/>
      <w:proofErr w:type="gramStart"/>
      <w:r>
        <w:rPr>
          <w:b/>
        </w:rPr>
        <w:t>url</w:t>
      </w:r>
      <w:proofErr w:type="spellEnd"/>
      <w:r>
        <w:rPr>
          <w:b/>
        </w:rPr>
        <w:t xml:space="preserve"> :</w:t>
      </w:r>
      <w:proofErr w:type="gramEnd"/>
    </w:p>
    <w:p w:rsidR="00F75EAC" w:rsidRDefault="00B2075D" w:rsidP="00F75EAC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B2075D">
        <w:rPr>
          <w:b/>
          <w:i/>
        </w:rPr>
        <w:t>registermHealthVehicle</w:t>
      </w:r>
      <w:r w:rsidR="00F75EAC" w:rsidRPr="00F75EAC">
        <w:rPr>
          <w:b/>
          <w:i/>
        </w:rPr>
        <w:t xml:space="preserve"> </w:t>
      </w:r>
      <w:r w:rsidR="00F75EAC" w:rsidRPr="007A1D16">
        <w:rPr>
          <w:b/>
          <w:i/>
        </w:rPr>
        <w:t>(</w:t>
      </w:r>
      <w:r w:rsidR="00F75EAC">
        <w:rPr>
          <w:b/>
          <w:i/>
        </w:rPr>
        <w:t xml:space="preserve"> </w:t>
      </w:r>
      <w:r w:rsidR="00F75EAC" w:rsidRPr="007A1D16">
        <w:rPr>
          <w:b/>
          <w:i/>
        </w:rPr>
        <w:t>)</w:t>
      </w:r>
    </w:p>
    <w:p w:rsidR="00F75EAC" w:rsidRPr="007A1D16" w:rsidRDefault="00F75EAC" w:rsidP="00F75EAC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="00E56F2A" w:rsidRPr="00E56F2A">
        <w:rPr>
          <w:b/>
          <w:i/>
        </w:rPr>
        <w:t xml:space="preserve">http://localhost:8080/motech-platform-server/module/OpenXCDataInterface/ </w:t>
      </w:r>
      <w:proofErr w:type="spellStart"/>
      <w:r w:rsidR="00E56F2A" w:rsidRPr="00E56F2A">
        <w:rPr>
          <w:b/>
          <w:i/>
        </w:rPr>
        <w:t>reg</w:t>
      </w:r>
      <w:r w:rsidR="00DB4811">
        <w:rPr>
          <w:b/>
          <w:i/>
        </w:rPr>
        <w:t>istermHealthVehicle</w:t>
      </w:r>
      <w:proofErr w:type="spellEnd"/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F75EAC" w:rsidRPr="00447EB8" w:rsidTr="00DB1740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F75EAC" w:rsidRPr="00A824CC" w:rsidRDefault="00E6389B" w:rsidP="00DB1740">
            <w:pPr>
              <w:rPr>
                <w:b/>
                <w:color w:val="FFFFFF" w:themeColor="background1"/>
              </w:rPr>
            </w:pPr>
            <w:r w:rsidRPr="00B2075D">
              <w:rPr>
                <w:rFonts w:ascii="Calibri" w:hAnsi="Calibri" w:cs="Times New Roman"/>
                <w:b/>
                <w:i/>
              </w:rPr>
              <w:t>registermHealthVehicle</w:t>
            </w:r>
          </w:p>
        </w:tc>
      </w:tr>
      <w:tr w:rsidR="00F75EAC" w:rsidTr="00DB1740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F75EAC" w:rsidRPr="00876AD0" w:rsidRDefault="00F75EAC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F75EAC" w:rsidRPr="00253F58" w:rsidRDefault="00F75EAC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F75EAC" w:rsidTr="00DB1740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F75EAC" w:rsidRPr="00876AD0" w:rsidRDefault="00F75EAC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F75EAC" w:rsidRPr="00253F58" w:rsidRDefault="00B12893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A185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Register </w:t>
            </w:r>
            <w:r w:rsidR="00DB481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a </w:t>
            </w:r>
            <w:r w:rsidRPr="00DA185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vehicle using the web service API registermHealthVehicle ().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 w:val="restart"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  <w:vMerge w:val="restart"/>
          </w:tcPr>
          <w:p w:rsidR="00DB4811" w:rsidRPr="000A50BE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0A50BE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Data Format : JSON data</w:t>
            </w:r>
          </w:p>
        </w:tc>
        <w:tc>
          <w:tcPr>
            <w:tcW w:w="4374" w:type="dxa"/>
            <w:gridSpan w:val="2"/>
            <w:vAlign w:val="center"/>
          </w:tcPr>
          <w:p w:rsidR="00DB4811" w:rsidRDefault="00DB4811" w:rsidP="00DB1740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Sample JSON ------</w:t>
            </w:r>
          </w:p>
          <w:p w:rsidR="00DB4811" w:rsidRPr="00DB4811" w:rsidRDefault="00DB4811" w:rsidP="00C317CB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DB4811">
              <w:rPr>
                <w:i/>
                <w:sz w:val="20"/>
                <w:szCs w:val="20"/>
              </w:rPr>
              <w:t>{"vehRegnNo":"AH17FT238</w:t>
            </w:r>
            <w:r w:rsidR="00C317CB">
              <w:rPr>
                <w:i/>
                <w:sz w:val="20"/>
                <w:szCs w:val="20"/>
              </w:rPr>
              <w:t>7","vehChasisNo":"QW5T2Y8</w:t>
            </w:r>
            <w:r w:rsidRPr="00DB4811">
              <w:rPr>
                <w:i/>
                <w:sz w:val="20"/>
                <w:szCs w:val="20"/>
              </w:rPr>
              <w:t>233","vehMake":"Honda","vehModel":"Jazz","contactNo":"9977657890","emailId":"mary@mail.com"}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1740">
            <w:pPr>
              <w:rPr>
                <w:b/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vehRegnNo</w:t>
            </w:r>
            <w:proofErr w:type="spellEnd"/>
            <w:r w:rsidRPr="00DB4811">
              <w:rPr>
                <w:sz w:val="20"/>
                <w:szCs w:val="20"/>
              </w:rPr>
              <w:t xml:space="preserve">                                                 </w:t>
            </w:r>
            <w:r>
              <w:rPr>
                <w:sz w:val="20"/>
                <w:szCs w:val="20"/>
              </w:rPr>
              <w:t xml:space="preserve"> </w:t>
            </w:r>
            <w:r w:rsidRPr="00DB4811">
              <w:rPr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1740">
            <w:pPr>
              <w:rPr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vehChasisNo</w:t>
            </w:r>
            <w:proofErr w:type="spellEnd"/>
            <w:r w:rsidRPr="00DB4811">
              <w:rPr>
                <w:sz w:val="20"/>
                <w:szCs w:val="20"/>
              </w:rPr>
              <w:t xml:space="preserve">                                             </w:t>
            </w:r>
            <w:r>
              <w:rPr>
                <w:sz w:val="20"/>
                <w:szCs w:val="20"/>
              </w:rPr>
              <w:t xml:space="preserve"> </w:t>
            </w:r>
            <w:r w:rsidRPr="00DB481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 </w:t>
            </w:r>
            <w:r w:rsidRPr="00DB4811">
              <w:rPr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4811">
            <w:pPr>
              <w:rPr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vehMake</w:t>
            </w:r>
            <w:proofErr w:type="spellEnd"/>
            <w:r>
              <w:rPr>
                <w:sz w:val="20"/>
                <w:szCs w:val="20"/>
              </w:rPr>
              <w:t xml:space="preserve">                                                      : String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4811">
            <w:pPr>
              <w:rPr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vehModel</w:t>
            </w:r>
            <w:proofErr w:type="spellEnd"/>
            <w:r>
              <w:rPr>
                <w:sz w:val="20"/>
                <w:szCs w:val="20"/>
              </w:rPr>
              <w:t xml:space="preserve">                                                    </w:t>
            </w:r>
            <w:r w:rsidRPr="00DB4811">
              <w:rPr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4811">
            <w:pPr>
              <w:rPr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contactNo</w:t>
            </w:r>
            <w:proofErr w:type="spellEnd"/>
            <w:r>
              <w:rPr>
                <w:sz w:val="20"/>
                <w:szCs w:val="20"/>
              </w:rPr>
              <w:t xml:space="preserve">                                                    </w:t>
            </w:r>
            <w:r w:rsidRPr="00DB4811">
              <w:rPr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DB4811" w:rsidRPr="00DB4811" w:rsidRDefault="00DB4811" w:rsidP="00DB4811">
            <w:pPr>
              <w:rPr>
                <w:sz w:val="20"/>
                <w:szCs w:val="20"/>
              </w:rPr>
            </w:pPr>
            <w:proofErr w:type="spellStart"/>
            <w:r w:rsidRPr="00DB4811">
              <w:rPr>
                <w:sz w:val="20"/>
                <w:szCs w:val="20"/>
              </w:rPr>
              <w:t>emailId</w:t>
            </w:r>
            <w:proofErr w:type="spellEnd"/>
            <w:r>
              <w:rPr>
                <w:sz w:val="20"/>
                <w:szCs w:val="20"/>
              </w:rPr>
              <w:t xml:space="preserve">                                                         </w:t>
            </w:r>
            <w:r w:rsidRPr="00DB4811">
              <w:rPr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152"/>
        </w:trPr>
        <w:tc>
          <w:tcPr>
            <w:tcW w:w="2792" w:type="dxa"/>
            <w:vMerge w:val="restart"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  <w:vMerge w:val="restart"/>
          </w:tcPr>
          <w:p w:rsidR="00DB4811" w:rsidRPr="00253F58" w:rsidRDefault="00C317CB" w:rsidP="006672B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in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format</w:t>
            </w:r>
            <w:r w:rsidR="00DB4811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DB4811" w:rsidRDefault="00DB4811" w:rsidP="00DB4811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Sample JSON ------</w:t>
            </w:r>
          </w:p>
          <w:p w:rsidR="00DB4811" w:rsidRDefault="00DB4811" w:rsidP="00DB1740">
            <w:pPr>
              <w:rPr>
                <w:i/>
                <w:sz w:val="20"/>
                <w:szCs w:val="20"/>
              </w:rPr>
            </w:pPr>
            <w:r w:rsidRPr="00DB4811">
              <w:rPr>
                <w:i/>
                <w:sz w:val="20"/>
                <w:szCs w:val="20"/>
              </w:rPr>
              <w:t>{</w:t>
            </w:r>
            <w:r w:rsidR="00B13DC1">
              <w:rPr>
                <w:i/>
                <w:sz w:val="20"/>
                <w:szCs w:val="20"/>
              </w:rPr>
              <w:t xml:space="preserve"> "</w:t>
            </w:r>
            <w:proofErr w:type="spellStart"/>
            <w:r w:rsidR="00B13DC1">
              <w:rPr>
                <w:i/>
                <w:sz w:val="20"/>
                <w:szCs w:val="20"/>
              </w:rPr>
              <w:t>vehicleId</w:t>
            </w:r>
            <w:proofErr w:type="spellEnd"/>
            <w:r w:rsidR="00B13DC1">
              <w:rPr>
                <w:i/>
                <w:sz w:val="20"/>
                <w:szCs w:val="20"/>
              </w:rPr>
              <w:t>": "100004",</w:t>
            </w:r>
            <w:r w:rsidRPr="00DB4811">
              <w:rPr>
                <w:i/>
                <w:sz w:val="20"/>
                <w:szCs w:val="20"/>
              </w:rPr>
              <w:t>"errorMsg":"", "</w:t>
            </w:r>
            <w:proofErr w:type="spellStart"/>
            <w:r w:rsidRPr="00DB4811">
              <w:rPr>
                <w:i/>
                <w:sz w:val="20"/>
                <w:szCs w:val="20"/>
              </w:rPr>
              <w:t>responseMsg</w:t>
            </w:r>
            <w:proofErr w:type="spellEnd"/>
            <w:r w:rsidRPr="00DB4811">
              <w:rPr>
                <w:i/>
                <w:sz w:val="20"/>
                <w:szCs w:val="20"/>
              </w:rPr>
              <w:t>":</w:t>
            </w:r>
            <w:r w:rsidR="00B13DC1">
              <w:rPr>
                <w:i/>
                <w:sz w:val="20"/>
                <w:szCs w:val="20"/>
              </w:rPr>
              <w:t xml:space="preserve"> "Y"</w:t>
            </w:r>
            <w:r w:rsidRPr="00DB4811">
              <w:rPr>
                <w:i/>
                <w:sz w:val="20"/>
                <w:szCs w:val="20"/>
              </w:rPr>
              <w:t>}</w:t>
            </w:r>
          </w:p>
          <w:p w:rsidR="00DB4811" w:rsidRDefault="00DB4811" w:rsidP="00DB1740">
            <w:pPr>
              <w:rPr>
                <w:i/>
                <w:sz w:val="20"/>
                <w:szCs w:val="20"/>
              </w:rPr>
            </w:pPr>
          </w:p>
          <w:p w:rsidR="00DB4811" w:rsidRPr="00B13DC1" w:rsidRDefault="00B13DC1" w:rsidP="00DB1740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B13DC1">
              <w:rPr>
                <w:sz w:val="20"/>
                <w:szCs w:val="20"/>
              </w:rPr>
              <w:t>responseMsg</w:t>
            </w:r>
            <w:proofErr w:type="spellEnd"/>
            <w:proofErr w:type="gramEnd"/>
            <w:r w:rsidRPr="00B13DC1">
              <w:rPr>
                <w:sz w:val="20"/>
                <w:szCs w:val="20"/>
              </w:rPr>
              <w:t xml:space="preserve"> will </w:t>
            </w:r>
            <w:r>
              <w:rPr>
                <w:sz w:val="20"/>
                <w:szCs w:val="20"/>
              </w:rPr>
              <w:t xml:space="preserve">only </w:t>
            </w:r>
            <w:r w:rsidRPr="00B13DC1">
              <w:rPr>
                <w:sz w:val="20"/>
                <w:szCs w:val="20"/>
              </w:rPr>
              <w:t>have values Y/N/E.</w:t>
            </w:r>
          </w:p>
          <w:p w:rsidR="00B13DC1" w:rsidRPr="00B13DC1" w:rsidRDefault="00B13DC1" w:rsidP="00DB1740">
            <w:pPr>
              <w:rPr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>Y – Data successfully inserted</w:t>
            </w:r>
          </w:p>
          <w:p w:rsidR="00B13DC1" w:rsidRPr="00B13DC1" w:rsidRDefault="00B13DC1" w:rsidP="00DB1740">
            <w:pPr>
              <w:rPr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>N – Exception occurred while inserting the data</w:t>
            </w:r>
          </w:p>
          <w:p w:rsidR="00B13DC1" w:rsidRPr="005D0D2B" w:rsidRDefault="00B13DC1" w:rsidP="00DB1740">
            <w:pPr>
              <w:rPr>
                <w:b/>
                <w:i/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>E – Vehicle Registration Number already exists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  <w:tr w:rsidR="00DB4811" w:rsidTr="00DB1740">
        <w:trPr>
          <w:trHeight w:val="152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DB4811" w:rsidRPr="00253F58" w:rsidRDefault="00DB4811" w:rsidP="006672BF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0D2B">
              <w:rPr>
                <w:b/>
                <w:i/>
                <w:sz w:val="20"/>
                <w:szCs w:val="20"/>
              </w:rPr>
              <w:t>vehicleId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233"/>
        </w:trPr>
        <w:tc>
          <w:tcPr>
            <w:tcW w:w="2792" w:type="dxa"/>
            <w:vMerge/>
            <w:shd w:val="clear" w:color="auto" w:fill="D9D9D9" w:themeFill="background1" w:themeFillShade="D9"/>
            <w:vAlign w:val="center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D0D2B">
              <w:rPr>
                <w:b/>
                <w:i/>
                <w:sz w:val="20"/>
                <w:szCs w:val="20"/>
              </w:rPr>
              <w:t>responseMsg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DB4811" w:rsidTr="00DB1740">
        <w:trPr>
          <w:trHeight w:val="233"/>
        </w:trPr>
        <w:tc>
          <w:tcPr>
            <w:tcW w:w="2792" w:type="dxa"/>
            <w:vMerge/>
            <w:shd w:val="clear" w:color="auto" w:fill="D9D9D9" w:themeFill="background1" w:themeFillShade="D9"/>
            <w:vAlign w:val="center"/>
          </w:tcPr>
          <w:p w:rsidR="00DB4811" w:rsidRPr="00876AD0" w:rsidRDefault="00DB4811" w:rsidP="00DB1740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DB4811" w:rsidRPr="00253F58" w:rsidRDefault="00DB4811" w:rsidP="00DB1740">
            <w:pPr>
              <w:rPr>
                <w:b/>
                <w:i/>
                <w:sz w:val="20"/>
                <w:szCs w:val="20"/>
              </w:rPr>
            </w:pPr>
            <w:r w:rsidRPr="00253F58">
              <w:rPr>
                <w:b/>
                <w:i/>
                <w:sz w:val="20"/>
                <w:szCs w:val="20"/>
              </w:rPr>
              <w:t>errorMsg</w:t>
            </w: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(will be blank if no error)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DB4811" w:rsidRPr="00253F58" w:rsidRDefault="00DB4811" w:rsidP="00DB1740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</w:tbl>
    <w:p w:rsidR="006C7228" w:rsidRDefault="006C7228">
      <w:pPr>
        <w:rPr>
          <w:b/>
        </w:rPr>
      </w:pPr>
    </w:p>
    <w:p w:rsidR="006C7228" w:rsidRDefault="006C7228" w:rsidP="006C7228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6C7228">
        <w:rPr>
          <w:b/>
          <w:i/>
        </w:rPr>
        <w:t xml:space="preserve">getRegisteredmHealthVehicleList </w:t>
      </w:r>
      <w:r w:rsidRPr="007A1D16">
        <w:rPr>
          <w:b/>
          <w:i/>
        </w:rPr>
        <w:t>(</w:t>
      </w:r>
      <w:r>
        <w:rPr>
          <w:b/>
          <w:i/>
        </w:rPr>
        <w:t xml:space="preserve"> </w:t>
      </w:r>
      <w:r w:rsidRPr="007A1D16">
        <w:rPr>
          <w:b/>
          <w:i/>
        </w:rPr>
        <w:t>)</w:t>
      </w:r>
    </w:p>
    <w:p w:rsidR="006C7228" w:rsidRPr="007A1D16" w:rsidRDefault="006C7228" w:rsidP="006C7228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="00FA0989" w:rsidRPr="006C7228">
        <w:rPr>
          <w:b/>
          <w:i/>
        </w:rPr>
        <w:t xml:space="preserve">getRegisteredmHealthVehicleList 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6C7228" w:rsidRPr="00447EB8" w:rsidTr="00CD214D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6C7228" w:rsidRPr="00A824CC" w:rsidRDefault="002F3598" w:rsidP="00CD214D">
            <w:pPr>
              <w:rPr>
                <w:b/>
                <w:color w:val="FFFFFF" w:themeColor="background1"/>
              </w:rPr>
            </w:pPr>
            <w:r w:rsidRPr="002F3598">
              <w:rPr>
                <w:rFonts w:ascii="Calibri" w:hAnsi="Calibri" w:cs="Times New Roman"/>
                <w:b/>
                <w:i/>
              </w:rPr>
              <w:lastRenderedPageBreak/>
              <w:t>getRegisteredmHealthVehicleList</w:t>
            </w:r>
          </w:p>
        </w:tc>
      </w:tr>
      <w:tr w:rsidR="006C7228" w:rsidTr="00CD214D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6C7228" w:rsidRPr="00876AD0" w:rsidRDefault="006C7228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6C7228" w:rsidRPr="00253F58" w:rsidRDefault="006C7228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6C7228" w:rsidTr="00CD214D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6C7228" w:rsidRPr="00876AD0" w:rsidRDefault="006C7228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6C7228" w:rsidRPr="00253F58" w:rsidRDefault="00A747D0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A747D0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Displaying the list of all the registered vehicles using the web service exposed API getRegisteredmHealthVehicleList ().</w:t>
            </w:r>
          </w:p>
        </w:tc>
      </w:tr>
      <w:tr w:rsidR="006C7228" w:rsidTr="00CD214D">
        <w:trPr>
          <w:trHeight w:val="358"/>
        </w:trPr>
        <w:tc>
          <w:tcPr>
            <w:tcW w:w="2792" w:type="dxa"/>
            <w:shd w:val="clear" w:color="auto" w:fill="D9D9D9" w:themeFill="background1" w:themeFillShade="D9"/>
          </w:tcPr>
          <w:p w:rsidR="006C7228" w:rsidRPr="00876AD0" w:rsidRDefault="006C7228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</w:tcPr>
          <w:p w:rsidR="006C7228" w:rsidRPr="00253F58" w:rsidRDefault="006C7228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6C7228" w:rsidRPr="00253F58" w:rsidRDefault="00B947BD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No input data required</w:t>
            </w:r>
          </w:p>
        </w:tc>
      </w:tr>
      <w:tr w:rsidR="006C7228" w:rsidTr="00CD214D">
        <w:trPr>
          <w:trHeight w:val="152"/>
        </w:trPr>
        <w:tc>
          <w:tcPr>
            <w:tcW w:w="2792" w:type="dxa"/>
            <w:shd w:val="clear" w:color="auto" w:fill="D9D9D9" w:themeFill="background1" w:themeFillShade="D9"/>
          </w:tcPr>
          <w:p w:rsidR="006C7228" w:rsidRPr="00876AD0" w:rsidRDefault="006C7228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</w:tcPr>
          <w:p w:rsidR="006C7228" w:rsidRPr="00253F58" w:rsidRDefault="006C7228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Json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Array</w:t>
            </w: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641F17" w:rsidRPr="00641F17" w:rsidRDefault="00C47A54" w:rsidP="00CD214D">
            <w:pPr>
              <w:rPr>
                <w:b/>
                <w:i/>
                <w:sz w:val="20"/>
                <w:szCs w:val="20"/>
              </w:rPr>
            </w:pPr>
            <w:r w:rsidRPr="00C47A54">
              <w:rPr>
                <w:b/>
                <w:i/>
                <w:sz w:val="20"/>
                <w:szCs w:val="20"/>
              </w:rPr>
              <w:t>Displays all registered vehicle list</w:t>
            </w:r>
            <w:r>
              <w:rPr>
                <w:b/>
                <w:i/>
                <w:sz w:val="20"/>
                <w:szCs w:val="20"/>
              </w:rPr>
              <w:t xml:space="preserve"> which includes (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vehicleId</w:t>
            </w:r>
            <w:proofErr w:type="spellEnd"/>
            <w:r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vehRegnNo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vehChasisNo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vehMake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vehModel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contactNo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emailId</w:t>
            </w:r>
            <w:proofErr w:type="spellEnd"/>
            <w:r w:rsidRPr="00857F5D">
              <w:rPr>
                <w:b/>
                <w:i/>
                <w:sz w:val="20"/>
                <w:szCs w:val="20"/>
              </w:rPr>
              <w:t xml:space="preserve">, </w:t>
            </w:r>
            <w:proofErr w:type="spellStart"/>
            <w:r w:rsidRPr="00857F5D">
              <w:rPr>
                <w:b/>
                <w:i/>
                <w:sz w:val="20"/>
                <w:szCs w:val="20"/>
              </w:rPr>
              <w:t>registeredOn</w:t>
            </w:r>
            <w:proofErr w:type="spellEnd"/>
            <w:r>
              <w:rPr>
                <w:b/>
                <w:i/>
                <w:sz w:val="20"/>
                <w:szCs w:val="20"/>
              </w:rPr>
              <w:t>)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6C7228" w:rsidRPr="00253F58" w:rsidRDefault="006C7228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</w:tbl>
    <w:p w:rsidR="00607043" w:rsidRDefault="00607043" w:rsidP="006C7228">
      <w:pPr>
        <w:rPr>
          <w:b/>
        </w:rPr>
      </w:pPr>
    </w:p>
    <w:p w:rsidR="00607043" w:rsidRDefault="006C6F5D" w:rsidP="00607043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F06F90">
        <w:rPr>
          <w:b/>
          <w:i/>
        </w:rPr>
        <w:t xml:space="preserve">getmHealthVehicleId </w:t>
      </w:r>
      <w:r w:rsidR="00607043" w:rsidRPr="007A1D16">
        <w:rPr>
          <w:b/>
          <w:i/>
        </w:rPr>
        <w:t>(</w:t>
      </w:r>
      <w:r w:rsidR="00607043">
        <w:rPr>
          <w:b/>
          <w:i/>
        </w:rPr>
        <w:t xml:space="preserve"> </w:t>
      </w:r>
      <w:r w:rsidR="00607043" w:rsidRPr="007A1D16">
        <w:rPr>
          <w:b/>
          <w:i/>
        </w:rPr>
        <w:t>)</w:t>
      </w:r>
    </w:p>
    <w:p w:rsidR="00607043" w:rsidRPr="007A1D16" w:rsidRDefault="00607043" w:rsidP="00607043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="006C6F5D" w:rsidRPr="00F06F90">
        <w:rPr>
          <w:b/>
          <w:i/>
        </w:rPr>
        <w:t>getmHealthVehicleId/{ vehicleRegistrationNo }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607043" w:rsidRPr="00447EB8" w:rsidTr="00CD214D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607043" w:rsidRPr="00A824CC" w:rsidRDefault="00A765D8" w:rsidP="00CD214D">
            <w:pPr>
              <w:rPr>
                <w:b/>
                <w:color w:val="FFFFFF" w:themeColor="background1"/>
              </w:rPr>
            </w:pPr>
            <w:r w:rsidRPr="00EA323C">
              <w:rPr>
                <w:rFonts w:ascii="Calibri" w:hAnsi="Calibri" w:cs="Times New Roman"/>
                <w:b/>
                <w:i/>
              </w:rPr>
              <w:t>getmHealthVehicleId</w:t>
            </w:r>
          </w:p>
        </w:tc>
      </w:tr>
      <w:tr w:rsidR="00607043" w:rsidTr="00CD214D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607043" w:rsidRPr="00876AD0" w:rsidRDefault="00607043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607043" w:rsidRPr="00253F58" w:rsidRDefault="00607043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607043" w:rsidTr="00CD214D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607043" w:rsidRPr="00876AD0" w:rsidRDefault="00607043" w:rsidP="00CD214D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607043" w:rsidRPr="00253F58" w:rsidRDefault="006D24EB" w:rsidP="00CD214D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3481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 registered vehicle ID using the web service exposed API getmHealthVehicleId ().</w:t>
            </w:r>
          </w:p>
        </w:tc>
      </w:tr>
      <w:tr w:rsidR="000A50BE" w:rsidTr="00CD214D">
        <w:trPr>
          <w:trHeight w:val="358"/>
        </w:trPr>
        <w:tc>
          <w:tcPr>
            <w:tcW w:w="2792" w:type="dxa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Passed as a parameter in URL</w:t>
            </w:r>
          </w:p>
        </w:tc>
        <w:tc>
          <w:tcPr>
            <w:tcW w:w="4374" w:type="dxa"/>
            <w:gridSpan w:val="2"/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13481F">
              <w:rPr>
                <w:b/>
                <w:i/>
                <w:sz w:val="20"/>
                <w:szCs w:val="20"/>
              </w:rPr>
              <w:t>vehicleRegistrationNo</w:t>
            </w:r>
            <w:proofErr w:type="spellEnd"/>
          </w:p>
        </w:tc>
      </w:tr>
      <w:tr w:rsidR="000A50BE" w:rsidTr="00CD214D">
        <w:trPr>
          <w:trHeight w:val="152"/>
        </w:trPr>
        <w:tc>
          <w:tcPr>
            <w:tcW w:w="2792" w:type="dxa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in </w:t>
            </w:r>
            <w:proofErr w:type="spellStart"/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format</w:t>
            </w: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A44DD3">
              <w:rPr>
                <w:b/>
                <w:i/>
                <w:sz w:val="20"/>
                <w:szCs w:val="20"/>
              </w:rPr>
              <w:t>Returns Vehicle ID as</w:t>
            </w:r>
            <w:r w:rsidR="00C317CB">
              <w:rPr>
                <w:b/>
                <w:i/>
                <w:sz w:val="20"/>
                <w:szCs w:val="20"/>
              </w:rPr>
              <w:t xml:space="preserve"> </w:t>
            </w:r>
            <w:proofErr w:type="spellStart"/>
            <w:r w:rsidR="00C317CB">
              <w:rPr>
                <w:b/>
                <w:i/>
                <w:sz w:val="20"/>
                <w:szCs w:val="20"/>
              </w:rPr>
              <w:t>Json</w:t>
            </w:r>
            <w:proofErr w:type="spellEnd"/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</w:tbl>
    <w:p w:rsidR="0091044B" w:rsidRDefault="0091044B" w:rsidP="006C7228">
      <w:pPr>
        <w:rPr>
          <w:b/>
        </w:rPr>
      </w:pPr>
    </w:p>
    <w:p w:rsidR="0091044B" w:rsidRDefault="00802759" w:rsidP="0091044B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E03AC2">
        <w:rPr>
          <w:b/>
          <w:i/>
        </w:rPr>
        <w:t xml:space="preserve">getmHealthVehicleLocation </w:t>
      </w:r>
      <w:r w:rsidR="0091044B" w:rsidRPr="007A1D16">
        <w:rPr>
          <w:b/>
          <w:i/>
        </w:rPr>
        <w:t>(</w:t>
      </w:r>
      <w:r w:rsidR="0091044B">
        <w:rPr>
          <w:b/>
          <w:i/>
        </w:rPr>
        <w:t xml:space="preserve"> </w:t>
      </w:r>
      <w:r w:rsidR="0091044B" w:rsidRPr="007A1D16">
        <w:rPr>
          <w:b/>
          <w:i/>
        </w:rPr>
        <w:t>)</w:t>
      </w:r>
    </w:p>
    <w:p w:rsidR="0091044B" w:rsidRPr="007A1D16" w:rsidRDefault="0091044B" w:rsidP="0091044B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="00802759" w:rsidRPr="00E03AC2">
        <w:rPr>
          <w:b/>
          <w:i/>
        </w:rPr>
        <w:t xml:space="preserve">getmHealthVehicleLocation </w:t>
      </w:r>
      <w:r w:rsidRPr="00F06F90">
        <w:rPr>
          <w:b/>
          <w:i/>
        </w:rPr>
        <w:t>/{ vehicle</w:t>
      </w:r>
      <w:r w:rsidR="00802759">
        <w:rPr>
          <w:b/>
          <w:i/>
        </w:rPr>
        <w:t>Id</w:t>
      </w:r>
      <w:r w:rsidRPr="00F06F90">
        <w:rPr>
          <w:b/>
          <w:i/>
        </w:rPr>
        <w:t>}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91044B" w:rsidRPr="00447EB8" w:rsidTr="008809D2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91044B" w:rsidRPr="00A824CC" w:rsidRDefault="00877460" w:rsidP="008809D2">
            <w:pPr>
              <w:rPr>
                <w:b/>
                <w:color w:val="FFFFFF" w:themeColor="background1"/>
              </w:rPr>
            </w:pPr>
            <w:r w:rsidRPr="00E03AC2">
              <w:rPr>
                <w:rFonts w:ascii="Calibri" w:hAnsi="Calibri"/>
                <w:b/>
                <w:i/>
              </w:rPr>
              <w:t>getmHealthVehicleLocation</w:t>
            </w:r>
          </w:p>
        </w:tc>
      </w:tr>
      <w:tr w:rsidR="0091044B" w:rsidTr="008809D2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91044B" w:rsidRPr="00876AD0" w:rsidRDefault="0091044B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91044B" w:rsidRPr="00253F58" w:rsidRDefault="0091044B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91044B" w:rsidTr="008809D2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91044B" w:rsidRPr="00876AD0" w:rsidRDefault="0091044B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91044B" w:rsidRPr="00253F58" w:rsidRDefault="00802759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E03AC2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Get current location of a vehicle using the web service exposed API </w:t>
            </w:r>
            <w:proofErr w:type="gramStart"/>
            <w:r w:rsidRPr="00E03AC2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getmHealthVehicleLocation(</w:t>
            </w:r>
            <w:proofErr w:type="gramEnd"/>
            <w:r w:rsidRPr="00E03AC2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).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Passed as a parameter in URL</w:t>
            </w:r>
          </w:p>
        </w:tc>
        <w:tc>
          <w:tcPr>
            <w:tcW w:w="4374" w:type="dxa"/>
            <w:gridSpan w:val="2"/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13481F">
              <w:rPr>
                <w:b/>
                <w:i/>
                <w:sz w:val="20"/>
                <w:szCs w:val="20"/>
              </w:rPr>
              <w:t>vehicle</w:t>
            </w:r>
            <w:r>
              <w:rPr>
                <w:b/>
                <w:i/>
                <w:sz w:val="20"/>
                <w:szCs w:val="20"/>
              </w:rPr>
              <w:t>Id</w:t>
            </w:r>
            <w:proofErr w:type="spellEnd"/>
          </w:p>
        </w:tc>
      </w:tr>
      <w:tr w:rsidR="000A50BE" w:rsidTr="008809D2">
        <w:trPr>
          <w:trHeight w:val="152"/>
        </w:trPr>
        <w:tc>
          <w:tcPr>
            <w:tcW w:w="2792" w:type="dxa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in </w:t>
            </w:r>
            <w:proofErr w:type="spellStart"/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format</w:t>
            </w: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E03AC2">
              <w:rPr>
                <w:b/>
                <w:i/>
                <w:sz w:val="20"/>
                <w:szCs w:val="20"/>
              </w:rPr>
              <w:t xml:space="preserve">Returns current location </w:t>
            </w:r>
            <w:r>
              <w:rPr>
                <w:b/>
                <w:i/>
                <w:sz w:val="20"/>
                <w:szCs w:val="20"/>
              </w:rPr>
              <w:t xml:space="preserve">(latitude, longitude, address) </w:t>
            </w:r>
            <w:r w:rsidR="00C317CB">
              <w:rPr>
                <w:b/>
                <w:i/>
                <w:sz w:val="20"/>
                <w:szCs w:val="20"/>
              </w:rPr>
              <w:t>of a vehicle as Json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</w:tbl>
    <w:p w:rsidR="00502FFA" w:rsidRDefault="00502FFA" w:rsidP="0091044B">
      <w:pPr>
        <w:rPr>
          <w:b/>
        </w:rPr>
      </w:pPr>
    </w:p>
    <w:p w:rsidR="00502FFA" w:rsidRDefault="00597F04" w:rsidP="00502FFA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EA323C">
        <w:rPr>
          <w:b/>
          <w:i/>
        </w:rPr>
        <w:t>getAllmHealthVehiclesLocation</w:t>
      </w:r>
      <w:r w:rsidRPr="007A1D16">
        <w:rPr>
          <w:b/>
          <w:i/>
        </w:rPr>
        <w:t xml:space="preserve"> </w:t>
      </w:r>
      <w:r w:rsidR="00502FFA" w:rsidRPr="007A1D16">
        <w:rPr>
          <w:b/>
          <w:i/>
        </w:rPr>
        <w:t>(</w:t>
      </w:r>
      <w:r w:rsidR="00502FFA">
        <w:rPr>
          <w:b/>
          <w:i/>
        </w:rPr>
        <w:t xml:space="preserve"> </w:t>
      </w:r>
      <w:r w:rsidR="00502FFA" w:rsidRPr="007A1D16">
        <w:rPr>
          <w:b/>
          <w:i/>
        </w:rPr>
        <w:t>)</w:t>
      </w:r>
    </w:p>
    <w:p w:rsidR="00502FFA" w:rsidRPr="007A1D16" w:rsidRDefault="00502FFA" w:rsidP="00502FFA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="00597F04" w:rsidRPr="004D56F1">
        <w:rPr>
          <w:b/>
          <w:i/>
        </w:rPr>
        <w:t>getAllmHealthVehiclesLocation</w:t>
      </w:r>
      <w:r w:rsidR="00597F04" w:rsidRPr="00F06F90">
        <w:rPr>
          <w:b/>
          <w:i/>
        </w:rPr>
        <w:t xml:space="preserve"> 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502FFA" w:rsidRPr="00447EB8" w:rsidTr="008809D2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502FFA" w:rsidRPr="00A824CC" w:rsidRDefault="00451089" w:rsidP="008809D2">
            <w:pPr>
              <w:rPr>
                <w:b/>
                <w:color w:val="FFFFFF" w:themeColor="background1"/>
              </w:rPr>
            </w:pPr>
            <w:r w:rsidRPr="00EA323C">
              <w:rPr>
                <w:rFonts w:ascii="Calibri" w:hAnsi="Calibri" w:cs="Times New Roman"/>
                <w:b/>
                <w:i/>
              </w:rPr>
              <w:lastRenderedPageBreak/>
              <w:t>getAllmHealthVehiclesLocation</w:t>
            </w:r>
          </w:p>
        </w:tc>
      </w:tr>
      <w:tr w:rsidR="00502FFA" w:rsidTr="008809D2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502FFA" w:rsidRPr="00876AD0" w:rsidRDefault="00502FFA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502FFA" w:rsidRPr="00253F58" w:rsidRDefault="00502FFA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502FFA" w:rsidTr="008809D2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502FFA" w:rsidRPr="00876AD0" w:rsidRDefault="00502FFA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502FFA" w:rsidRPr="00253F58" w:rsidRDefault="005071F3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77460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Get the list of all vehicle locations using the web service exposed API </w:t>
            </w:r>
            <w:proofErr w:type="gramStart"/>
            <w:r w:rsidRPr="00877460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getAllmHealthVehiclesLocation(</w:t>
            </w:r>
            <w:proofErr w:type="gramEnd"/>
            <w:r w:rsidRPr="00877460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).</w:t>
            </w:r>
          </w:p>
        </w:tc>
      </w:tr>
      <w:tr w:rsidR="00502FFA" w:rsidTr="008809D2">
        <w:trPr>
          <w:trHeight w:val="358"/>
        </w:trPr>
        <w:tc>
          <w:tcPr>
            <w:tcW w:w="2792" w:type="dxa"/>
            <w:shd w:val="clear" w:color="auto" w:fill="D9D9D9" w:themeFill="background1" w:themeFillShade="D9"/>
          </w:tcPr>
          <w:p w:rsidR="00502FFA" w:rsidRPr="00876AD0" w:rsidRDefault="00502FFA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</w:tcPr>
          <w:p w:rsidR="00502FFA" w:rsidRPr="00253F58" w:rsidRDefault="00502FFA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502FFA" w:rsidRPr="00253F58" w:rsidRDefault="00FD52F5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No input data required</w:t>
            </w:r>
          </w:p>
        </w:tc>
      </w:tr>
      <w:tr w:rsidR="00502FFA" w:rsidTr="008809D2">
        <w:trPr>
          <w:trHeight w:val="152"/>
        </w:trPr>
        <w:tc>
          <w:tcPr>
            <w:tcW w:w="2792" w:type="dxa"/>
            <w:shd w:val="clear" w:color="auto" w:fill="D9D9D9" w:themeFill="background1" w:themeFillShade="D9"/>
          </w:tcPr>
          <w:p w:rsidR="00502FFA" w:rsidRPr="00876AD0" w:rsidRDefault="00502FFA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</w:tcPr>
          <w:p w:rsidR="00502FFA" w:rsidRPr="00253F58" w:rsidRDefault="000A50BE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as </w:t>
            </w:r>
            <w:proofErr w:type="spellStart"/>
            <w:r w:rsidR="00502FFA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 w:rsidR="00502FFA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</w:t>
            </w:r>
            <w:r w:rsidR="00502FFA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Array</w:t>
            </w:r>
            <w:r w:rsidR="00502FFA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502FFA" w:rsidRPr="00877460" w:rsidRDefault="004161C3" w:rsidP="001E3D26">
            <w:pPr>
              <w:rPr>
                <w:b/>
                <w:i/>
                <w:sz w:val="20"/>
                <w:szCs w:val="20"/>
              </w:rPr>
            </w:pPr>
            <w:r w:rsidRPr="00877460">
              <w:rPr>
                <w:b/>
                <w:i/>
                <w:sz w:val="20"/>
                <w:szCs w:val="20"/>
              </w:rPr>
              <w:t>Returns</w:t>
            </w:r>
            <w:r w:rsidR="00413876" w:rsidRPr="00877460">
              <w:rPr>
                <w:b/>
                <w:i/>
                <w:sz w:val="20"/>
                <w:szCs w:val="20"/>
              </w:rPr>
              <w:t xml:space="preserve"> all</w:t>
            </w:r>
            <w:r w:rsidRPr="00877460">
              <w:rPr>
                <w:b/>
                <w:i/>
                <w:sz w:val="20"/>
                <w:szCs w:val="20"/>
              </w:rPr>
              <w:t xml:space="preserve"> vehicle locations </w:t>
            </w:r>
            <w:r w:rsidR="001E3D26">
              <w:rPr>
                <w:b/>
                <w:i/>
                <w:sz w:val="20"/>
                <w:szCs w:val="20"/>
              </w:rPr>
              <w:t>(</w:t>
            </w:r>
            <w:proofErr w:type="spellStart"/>
            <w:r w:rsidR="001E3D26">
              <w:rPr>
                <w:b/>
                <w:i/>
                <w:sz w:val="20"/>
                <w:szCs w:val="20"/>
              </w:rPr>
              <w:t>vehicleid</w:t>
            </w:r>
            <w:proofErr w:type="spellEnd"/>
            <w:r w:rsidR="001E3D26">
              <w:rPr>
                <w:b/>
                <w:i/>
                <w:sz w:val="20"/>
                <w:szCs w:val="20"/>
              </w:rPr>
              <w:t xml:space="preserve">, latitude, longitude, address) </w:t>
            </w:r>
            <w:r w:rsidRPr="00877460">
              <w:rPr>
                <w:b/>
                <w:i/>
                <w:sz w:val="20"/>
                <w:szCs w:val="20"/>
              </w:rPr>
              <w:t xml:space="preserve">list as </w:t>
            </w:r>
            <w:proofErr w:type="spellStart"/>
            <w:r w:rsidRPr="00877460">
              <w:rPr>
                <w:b/>
                <w:i/>
                <w:sz w:val="20"/>
                <w:szCs w:val="20"/>
              </w:rPr>
              <w:t>JsonArray</w:t>
            </w:r>
            <w:proofErr w:type="spellEnd"/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502FFA" w:rsidRPr="00877460" w:rsidRDefault="00502FFA" w:rsidP="008809D2">
            <w:pPr>
              <w:rPr>
                <w:b/>
                <w:i/>
                <w:sz w:val="20"/>
                <w:szCs w:val="20"/>
              </w:rPr>
            </w:pPr>
          </w:p>
        </w:tc>
      </w:tr>
    </w:tbl>
    <w:p w:rsidR="00502FFA" w:rsidRDefault="00502FFA" w:rsidP="00502FFA">
      <w:pPr>
        <w:rPr>
          <w:b/>
        </w:rPr>
      </w:pPr>
    </w:p>
    <w:p w:rsidR="00DD2356" w:rsidRDefault="00DD2356" w:rsidP="00DD2356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proofErr w:type="spellStart"/>
      <w:r w:rsidRPr="0014310C">
        <w:rPr>
          <w:b/>
          <w:i/>
        </w:rPr>
        <w:t>getmHealthVehicleRoute</w:t>
      </w:r>
      <w:proofErr w:type="spellEnd"/>
      <w:r w:rsidRPr="007A1D16">
        <w:rPr>
          <w:b/>
          <w:i/>
        </w:rPr>
        <w:t xml:space="preserve"> (</w:t>
      </w:r>
      <w:r>
        <w:rPr>
          <w:b/>
          <w:i/>
        </w:rPr>
        <w:t xml:space="preserve"> </w:t>
      </w:r>
      <w:r w:rsidRPr="007A1D16">
        <w:rPr>
          <w:b/>
          <w:i/>
        </w:rPr>
        <w:t>)</w:t>
      </w:r>
    </w:p>
    <w:p w:rsidR="00DD2356" w:rsidRPr="007A1D16" w:rsidRDefault="00DD2356" w:rsidP="00DD2356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Pr="0014310C">
        <w:rPr>
          <w:b/>
          <w:i/>
        </w:rPr>
        <w:t>getmHealthVehicleRoute/{vehicleId}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DD2356" w:rsidRPr="00447EB8" w:rsidTr="008809D2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DD2356" w:rsidRPr="00A824CC" w:rsidRDefault="00DD2356" w:rsidP="008809D2">
            <w:pPr>
              <w:rPr>
                <w:b/>
                <w:color w:val="FFFFFF" w:themeColor="background1"/>
              </w:rPr>
            </w:pPr>
            <w:r w:rsidRPr="001B0306">
              <w:rPr>
                <w:rFonts w:ascii="Calibri" w:hAnsi="Calibri" w:cs="Times New Roman"/>
                <w:b/>
                <w:i/>
              </w:rPr>
              <w:t>getmHealthVehicleRoute</w:t>
            </w:r>
          </w:p>
        </w:tc>
      </w:tr>
      <w:tr w:rsidR="00DD2356" w:rsidTr="008809D2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DD2356" w:rsidRPr="00876AD0" w:rsidRDefault="00DD2356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DD2356" w:rsidRPr="00253F58" w:rsidRDefault="00DD2356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DD2356" w:rsidTr="008809D2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DD2356" w:rsidRPr="00876AD0" w:rsidRDefault="00DD2356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DD2356" w:rsidRPr="00253F58" w:rsidRDefault="00730F52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4310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Vehicle traversed route is displayed in latitude and longitude using the web service exposed API getmHealthVehicleRoute ().</w:t>
            </w:r>
          </w:p>
        </w:tc>
      </w:tr>
      <w:tr w:rsidR="00DD2356" w:rsidTr="008809D2">
        <w:trPr>
          <w:trHeight w:val="358"/>
        </w:trPr>
        <w:tc>
          <w:tcPr>
            <w:tcW w:w="2792" w:type="dxa"/>
            <w:shd w:val="clear" w:color="auto" w:fill="D9D9D9" w:themeFill="background1" w:themeFillShade="D9"/>
          </w:tcPr>
          <w:p w:rsidR="00DD2356" w:rsidRPr="00876AD0" w:rsidRDefault="00DD2356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</w:tcPr>
          <w:p w:rsidR="00DD2356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Passed as a parameter in URL</w:t>
            </w:r>
          </w:p>
        </w:tc>
        <w:tc>
          <w:tcPr>
            <w:tcW w:w="4374" w:type="dxa"/>
            <w:gridSpan w:val="2"/>
            <w:vAlign w:val="center"/>
          </w:tcPr>
          <w:p w:rsidR="00DD2356" w:rsidRPr="00253F58" w:rsidRDefault="009A382F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14310C">
              <w:rPr>
                <w:b/>
                <w:i/>
                <w:sz w:val="20"/>
                <w:szCs w:val="20"/>
              </w:rPr>
              <w:t>vehicleId</w:t>
            </w:r>
          </w:p>
        </w:tc>
      </w:tr>
      <w:tr w:rsidR="00DD2356" w:rsidTr="0014310C">
        <w:trPr>
          <w:trHeight w:val="863"/>
        </w:trPr>
        <w:tc>
          <w:tcPr>
            <w:tcW w:w="2792" w:type="dxa"/>
            <w:shd w:val="clear" w:color="auto" w:fill="D9D9D9" w:themeFill="background1" w:themeFillShade="D9"/>
          </w:tcPr>
          <w:p w:rsidR="00DD2356" w:rsidRPr="00876AD0" w:rsidRDefault="00DD2356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 xml:space="preserve">Output </w:t>
            </w:r>
          </w:p>
        </w:tc>
        <w:tc>
          <w:tcPr>
            <w:tcW w:w="2536" w:type="dxa"/>
          </w:tcPr>
          <w:p w:rsidR="00DD2356" w:rsidRPr="00253F58" w:rsidRDefault="000A50BE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as </w:t>
            </w:r>
            <w:proofErr w:type="spellStart"/>
            <w:r w:rsidR="00DD2356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 w:rsidR="00DD2356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</w:t>
            </w:r>
            <w:r w:rsidR="00DD235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Array</w:t>
            </w:r>
            <w:r w:rsidR="00DD2356"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  <w:vAlign w:val="center"/>
          </w:tcPr>
          <w:p w:rsidR="00DD2356" w:rsidRPr="00877460" w:rsidRDefault="00F2535E" w:rsidP="008809D2">
            <w:pPr>
              <w:rPr>
                <w:b/>
                <w:i/>
                <w:sz w:val="20"/>
                <w:szCs w:val="20"/>
              </w:rPr>
            </w:pPr>
            <w:r w:rsidRPr="0014310C">
              <w:rPr>
                <w:b/>
                <w:i/>
                <w:sz w:val="20"/>
                <w:szCs w:val="20"/>
              </w:rPr>
              <w:t xml:space="preserve">Returns Vehicle route </w:t>
            </w:r>
            <w:r w:rsidR="001E3D26">
              <w:rPr>
                <w:b/>
                <w:i/>
                <w:sz w:val="20"/>
                <w:szCs w:val="20"/>
              </w:rPr>
              <w:t>(</w:t>
            </w:r>
            <w:proofErr w:type="spellStart"/>
            <w:r w:rsidR="001E3D26">
              <w:rPr>
                <w:b/>
                <w:i/>
                <w:sz w:val="20"/>
                <w:szCs w:val="20"/>
              </w:rPr>
              <w:t>vehicleid</w:t>
            </w:r>
            <w:proofErr w:type="spellEnd"/>
            <w:r w:rsidR="001E3D26">
              <w:rPr>
                <w:b/>
                <w:i/>
                <w:sz w:val="20"/>
                <w:szCs w:val="20"/>
              </w:rPr>
              <w:t>, latitude, longitude, address)</w:t>
            </w:r>
            <w:r w:rsidRPr="0014310C">
              <w:rPr>
                <w:b/>
                <w:i/>
                <w:sz w:val="20"/>
                <w:szCs w:val="20"/>
              </w:rPr>
              <w:t xml:space="preserve"> as </w:t>
            </w:r>
            <w:proofErr w:type="spellStart"/>
            <w:r w:rsidRPr="0014310C">
              <w:rPr>
                <w:b/>
                <w:i/>
                <w:sz w:val="20"/>
                <w:szCs w:val="20"/>
              </w:rPr>
              <w:t>Json</w:t>
            </w:r>
            <w:proofErr w:type="spellEnd"/>
            <w:r w:rsidRPr="0014310C">
              <w:rPr>
                <w:b/>
                <w:i/>
                <w:sz w:val="20"/>
                <w:szCs w:val="20"/>
              </w:rPr>
              <w:t xml:space="preserve"> Array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DD2356" w:rsidRPr="00877460" w:rsidRDefault="00DD2356" w:rsidP="008809D2">
            <w:pPr>
              <w:rPr>
                <w:b/>
                <w:i/>
                <w:sz w:val="20"/>
                <w:szCs w:val="20"/>
              </w:rPr>
            </w:pPr>
          </w:p>
        </w:tc>
      </w:tr>
    </w:tbl>
    <w:p w:rsidR="0014310C" w:rsidRPr="0064183D" w:rsidRDefault="0014310C" w:rsidP="0091044B">
      <w:pPr>
        <w:rPr>
          <w:rFonts w:ascii="Calibri" w:eastAsia="Calibri" w:hAnsi="Calibri" w:cs="Times New Roman"/>
          <w:b/>
          <w:i/>
        </w:rPr>
      </w:pPr>
    </w:p>
    <w:p w:rsidR="0014310C" w:rsidRDefault="00F73541" w:rsidP="0014310C">
      <w:pPr>
        <w:pStyle w:val="ListParagraph"/>
        <w:numPr>
          <w:ilvl w:val="0"/>
          <w:numId w:val="10"/>
        </w:numPr>
        <w:spacing w:line="276" w:lineRule="auto"/>
        <w:rPr>
          <w:b/>
          <w:i/>
        </w:rPr>
      </w:pPr>
      <w:r w:rsidRPr="0064183D">
        <w:rPr>
          <w:b/>
          <w:i/>
        </w:rPr>
        <w:t>uploadmHealthVehicleData</w:t>
      </w:r>
      <w:r w:rsidRPr="007A1D16">
        <w:rPr>
          <w:b/>
          <w:i/>
        </w:rPr>
        <w:t xml:space="preserve"> </w:t>
      </w:r>
      <w:r w:rsidR="0014310C" w:rsidRPr="007A1D16">
        <w:rPr>
          <w:b/>
          <w:i/>
        </w:rPr>
        <w:t>(</w:t>
      </w:r>
      <w:r w:rsidR="0014310C">
        <w:rPr>
          <w:b/>
          <w:i/>
        </w:rPr>
        <w:t xml:space="preserve"> </w:t>
      </w:r>
      <w:r w:rsidR="0014310C" w:rsidRPr="007A1D16">
        <w:rPr>
          <w:b/>
          <w:i/>
        </w:rPr>
        <w:t>)</w:t>
      </w:r>
    </w:p>
    <w:p w:rsidR="0014310C" w:rsidRPr="007A1D16" w:rsidRDefault="0014310C" w:rsidP="0014310C">
      <w:pPr>
        <w:pStyle w:val="ListParagraph"/>
        <w:spacing w:line="276" w:lineRule="auto"/>
        <w:ind w:left="360"/>
        <w:rPr>
          <w:b/>
          <w:i/>
        </w:rPr>
      </w:pPr>
      <w:proofErr w:type="gramStart"/>
      <w:r w:rsidRPr="00CF25BD">
        <w:rPr>
          <w:b/>
          <w:i/>
        </w:rPr>
        <w:t>ref</w:t>
      </w:r>
      <w:proofErr w:type="gramEnd"/>
      <w:r w:rsidRPr="00CF25BD">
        <w:rPr>
          <w:b/>
          <w:i/>
        </w:rPr>
        <w:t xml:space="preserve"> url:  </w:t>
      </w:r>
      <w:r w:rsidRPr="00CF25BD">
        <w:rPr>
          <w:b/>
          <w:i/>
        </w:rPr>
        <w:tab/>
      </w:r>
      <w:r w:rsidRPr="00E56F2A">
        <w:rPr>
          <w:b/>
          <w:i/>
        </w:rPr>
        <w:t xml:space="preserve">http://localhost:8080/motech-platform-server/module/OpenXCDataInterface/ </w:t>
      </w:r>
      <w:r w:rsidR="00F73541" w:rsidRPr="0064183D">
        <w:rPr>
          <w:b/>
          <w:i/>
        </w:rPr>
        <w:t>uploadmHealthVehicleData</w:t>
      </w:r>
    </w:p>
    <w:tbl>
      <w:tblPr>
        <w:tblStyle w:val="TableGrid"/>
        <w:tblW w:w="9702" w:type="dxa"/>
        <w:tblLayout w:type="fixed"/>
        <w:tblLook w:val="04A0" w:firstRow="1" w:lastRow="0" w:firstColumn="1" w:lastColumn="0" w:noHBand="0" w:noVBand="1"/>
      </w:tblPr>
      <w:tblGrid>
        <w:gridCol w:w="2792"/>
        <w:gridCol w:w="2536"/>
        <w:gridCol w:w="3199"/>
        <w:gridCol w:w="1175"/>
      </w:tblGrid>
      <w:tr w:rsidR="0014310C" w:rsidRPr="00447EB8" w:rsidTr="008809D2">
        <w:trPr>
          <w:trHeight w:val="642"/>
        </w:trPr>
        <w:tc>
          <w:tcPr>
            <w:tcW w:w="9702" w:type="dxa"/>
            <w:gridSpan w:val="4"/>
            <w:shd w:val="clear" w:color="auto" w:fill="17365D" w:themeFill="text2" w:themeFillShade="BF"/>
            <w:vAlign w:val="center"/>
          </w:tcPr>
          <w:p w:rsidR="0014310C" w:rsidRPr="00A824CC" w:rsidRDefault="001B0306" w:rsidP="008809D2">
            <w:pPr>
              <w:rPr>
                <w:b/>
                <w:color w:val="FFFFFF" w:themeColor="background1"/>
              </w:rPr>
            </w:pPr>
            <w:r w:rsidRPr="001B0306">
              <w:rPr>
                <w:rFonts w:ascii="Calibri" w:hAnsi="Calibri" w:cs="Times New Roman"/>
                <w:b/>
                <w:i/>
              </w:rPr>
              <w:t>uploadmHealthVehicleData</w:t>
            </w:r>
          </w:p>
        </w:tc>
      </w:tr>
      <w:tr w:rsidR="0014310C" w:rsidTr="008809D2">
        <w:trPr>
          <w:trHeight w:val="34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14310C" w:rsidRPr="00876AD0" w:rsidRDefault="0014310C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Protocol</w:t>
            </w:r>
          </w:p>
        </w:tc>
        <w:tc>
          <w:tcPr>
            <w:tcW w:w="6910" w:type="dxa"/>
            <w:gridSpan w:val="3"/>
            <w:vAlign w:val="center"/>
          </w:tcPr>
          <w:p w:rsidR="0014310C" w:rsidRPr="00253F58" w:rsidRDefault="0014310C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HTTP - REST API (POST)</w:t>
            </w:r>
          </w:p>
        </w:tc>
      </w:tr>
      <w:tr w:rsidR="0014310C" w:rsidTr="008809D2">
        <w:trPr>
          <w:trHeight w:val="361"/>
        </w:trPr>
        <w:tc>
          <w:tcPr>
            <w:tcW w:w="2792" w:type="dxa"/>
            <w:shd w:val="clear" w:color="auto" w:fill="D9D9D9" w:themeFill="background1" w:themeFillShade="D9"/>
            <w:vAlign w:val="center"/>
          </w:tcPr>
          <w:p w:rsidR="0014310C" w:rsidRPr="00876AD0" w:rsidRDefault="0014310C" w:rsidP="008809D2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  <w:tc>
          <w:tcPr>
            <w:tcW w:w="6910" w:type="dxa"/>
            <w:gridSpan w:val="3"/>
            <w:vAlign w:val="center"/>
          </w:tcPr>
          <w:p w:rsidR="0014310C" w:rsidRPr="00253F58" w:rsidRDefault="00F948BA" w:rsidP="008809D2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E1610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Upload location parameter and vehicle speed through uploadVehicleData () method of web service.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 w:val="restart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t>Input Parameter</w:t>
            </w:r>
          </w:p>
        </w:tc>
        <w:tc>
          <w:tcPr>
            <w:tcW w:w="2536" w:type="dxa"/>
            <w:vMerge w:val="restart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Data Format : JSON data</w:t>
            </w:r>
          </w:p>
        </w:tc>
        <w:tc>
          <w:tcPr>
            <w:tcW w:w="4374" w:type="dxa"/>
            <w:gridSpan w:val="2"/>
            <w:vAlign w:val="center"/>
          </w:tcPr>
          <w:p w:rsidR="000A50BE" w:rsidRDefault="000A50BE" w:rsidP="000A50BE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Sample JSON ----</w:t>
            </w:r>
          </w:p>
          <w:p w:rsidR="000A50BE" w:rsidRPr="001E3D26" w:rsidRDefault="000A50BE" w:rsidP="000A50BE">
            <w:pPr>
              <w:rPr>
                <w:rFonts w:ascii="Calibri" w:eastAsia="Times New Roman" w:hAnsi="Calibri" w:cs="Calibri"/>
                <w:i/>
                <w:color w:val="000000"/>
                <w:sz w:val="20"/>
                <w:szCs w:val="20"/>
              </w:rPr>
            </w:pPr>
            <w:r w:rsidRPr="000A50BE">
              <w:rPr>
                <w:i/>
                <w:sz w:val="20"/>
                <w:szCs w:val="20"/>
              </w:rPr>
              <w:t>{"vehicleId":"100021","vehSpeed":"66.7","latitude":"28.580129333333335","longitude":"77.29830173333333","timeStamp":"1406195550"}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0A50BE" w:rsidRPr="001E3D26" w:rsidRDefault="000A50BE" w:rsidP="000A50BE">
            <w:pPr>
              <w:rPr>
                <w:b/>
                <w:sz w:val="20"/>
                <w:szCs w:val="20"/>
              </w:rPr>
            </w:pPr>
            <w:proofErr w:type="spellStart"/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vehicleId</w:t>
            </w:r>
            <w:proofErr w:type="spellEnd"/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                                                   : String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0A50BE" w:rsidRPr="001E3D26" w:rsidRDefault="000A50BE" w:rsidP="000A50BE">
            <w:pPr>
              <w:rPr>
                <w:b/>
                <w:sz w:val="20"/>
                <w:szCs w:val="20"/>
              </w:rPr>
            </w:pPr>
            <w:proofErr w:type="spellStart"/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vehSpeed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                                                  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0A50BE" w:rsidRPr="001E3D26" w:rsidRDefault="000A50BE" w:rsidP="000A50BE">
            <w:pPr>
              <w:rPr>
                <w:b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atitude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                                                     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0A50BE" w:rsidRPr="001E3D26" w:rsidRDefault="000A50BE" w:rsidP="000A50BE">
            <w:pPr>
              <w:rPr>
                <w:b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ongitude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                                                  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0A50BE" w:rsidTr="008809D2">
        <w:trPr>
          <w:trHeight w:val="358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4374" w:type="dxa"/>
            <w:gridSpan w:val="2"/>
            <w:vAlign w:val="center"/>
          </w:tcPr>
          <w:p w:rsidR="000A50BE" w:rsidRPr="001E3D26" w:rsidRDefault="000A50BE" w:rsidP="000A50BE">
            <w:pPr>
              <w:rPr>
                <w:b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timestamp                                                      </w:t>
            </w:r>
            <w:r w:rsidRPr="001E3D26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0A50BE" w:rsidTr="00AB6002">
        <w:trPr>
          <w:trHeight w:val="435"/>
        </w:trPr>
        <w:tc>
          <w:tcPr>
            <w:tcW w:w="2792" w:type="dxa"/>
            <w:vMerge w:val="restart"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  <w:r w:rsidRPr="00876AD0">
              <w:rPr>
                <w:rFonts w:ascii="Calibri" w:eastAsia="Times New Roman" w:hAnsi="Calibri" w:cs="Calibri"/>
                <w:b/>
                <w:color w:val="000000"/>
              </w:rPr>
              <w:lastRenderedPageBreak/>
              <w:t xml:space="preserve">Output </w:t>
            </w:r>
          </w:p>
        </w:tc>
        <w:tc>
          <w:tcPr>
            <w:tcW w:w="2536" w:type="dxa"/>
            <w:vMerge w:val="restart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Data in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Json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format</w:t>
            </w: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3199" w:type="dxa"/>
            <w:tcBorders>
              <w:right w:val="nil"/>
            </w:tcBorders>
          </w:tcPr>
          <w:p w:rsidR="000A50BE" w:rsidRDefault="000A50BE" w:rsidP="000A50BE">
            <w:pPr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Sample JSON ----</w:t>
            </w:r>
          </w:p>
          <w:p w:rsidR="000A50BE" w:rsidRDefault="000A50BE" w:rsidP="000A50BE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{</w:t>
            </w:r>
            <w:r w:rsidRPr="00DB4811">
              <w:rPr>
                <w:i/>
                <w:sz w:val="20"/>
                <w:szCs w:val="20"/>
              </w:rPr>
              <w:t xml:space="preserve"> "</w:t>
            </w:r>
            <w:proofErr w:type="spellStart"/>
            <w:r w:rsidRPr="00DB4811">
              <w:rPr>
                <w:i/>
                <w:sz w:val="20"/>
                <w:szCs w:val="20"/>
              </w:rPr>
              <w:t>responseMsg</w:t>
            </w:r>
            <w:proofErr w:type="spellEnd"/>
            <w:r w:rsidRPr="00DB4811">
              <w:rPr>
                <w:i/>
                <w:sz w:val="20"/>
                <w:szCs w:val="20"/>
              </w:rPr>
              <w:t>":</w:t>
            </w:r>
            <w:r>
              <w:rPr>
                <w:i/>
                <w:sz w:val="20"/>
                <w:szCs w:val="20"/>
              </w:rPr>
              <w:t xml:space="preserve"> "Y",</w:t>
            </w:r>
            <w:r w:rsidRPr="00DB4811">
              <w:rPr>
                <w:i/>
                <w:sz w:val="20"/>
                <w:szCs w:val="20"/>
              </w:rPr>
              <w:t>"</w:t>
            </w:r>
            <w:proofErr w:type="spellStart"/>
            <w:r w:rsidRPr="00DB4811">
              <w:rPr>
                <w:i/>
                <w:sz w:val="20"/>
                <w:szCs w:val="20"/>
              </w:rPr>
              <w:t>errorMsg</w:t>
            </w:r>
            <w:proofErr w:type="spellEnd"/>
            <w:r w:rsidRPr="00DB4811">
              <w:rPr>
                <w:i/>
                <w:sz w:val="20"/>
                <w:szCs w:val="20"/>
              </w:rPr>
              <w:t>":""}</w:t>
            </w:r>
          </w:p>
          <w:p w:rsidR="000A50BE" w:rsidRDefault="000A50BE" w:rsidP="000A50BE">
            <w:pPr>
              <w:rPr>
                <w:i/>
                <w:sz w:val="20"/>
                <w:szCs w:val="20"/>
              </w:rPr>
            </w:pPr>
          </w:p>
          <w:p w:rsidR="000A50BE" w:rsidRPr="00B13DC1" w:rsidRDefault="000A50BE" w:rsidP="000A50B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B13DC1">
              <w:rPr>
                <w:sz w:val="20"/>
                <w:szCs w:val="20"/>
              </w:rPr>
              <w:t>responseMsg</w:t>
            </w:r>
            <w:proofErr w:type="spellEnd"/>
            <w:proofErr w:type="gramEnd"/>
            <w:r w:rsidRPr="00B13DC1">
              <w:rPr>
                <w:sz w:val="20"/>
                <w:szCs w:val="20"/>
              </w:rPr>
              <w:t xml:space="preserve"> will </w:t>
            </w:r>
            <w:r>
              <w:rPr>
                <w:sz w:val="20"/>
                <w:szCs w:val="20"/>
              </w:rPr>
              <w:t xml:space="preserve">only </w:t>
            </w:r>
            <w:r w:rsidRPr="00B13DC1">
              <w:rPr>
                <w:sz w:val="20"/>
                <w:szCs w:val="20"/>
              </w:rPr>
              <w:t>have values Y/N/</w:t>
            </w:r>
            <w:r>
              <w:rPr>
                <w:sz w:val="20"/>
                <w:szCs w:val="20"/>
              </w:rPr>
              <w:t>N</w:t>
            </w:r>
            <w:r w:rsidRPr="00B13DC1">
              <w:rPr>
                <w:sz w:val="20"/>
                <w:szCs w:val="20"/>
              </w:rPr>
              <w:t>E.</w:t>
            </w:r>
          </w:p>
          <w:p w:rsidR="000A50BE" w:rsidRPr="00B13DC1" w:rsidRDefault="000A50BE" w:rsidP="000A50BE">
            <w:pPr>
              <w:rPr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>Y – Data successfully inserted</w:t>
            </w:r>
          </w:p>
          <w:p w:rsidR="000A50BE" w:rsidRPr="00B13DC1" w:rsidRDefault="000A50BE" w:rsidP="000A50BE">
            <w:pPr>
              <w:rPr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>N – Exception occurred while inserting the data</w:t>
            </w:r>
          </w:p>
          <w:p w:rsidR="000A50BE" w:rsidRPr="00527241" w:rsidRDefault="000A50BE" w:rsidP="000A50BE">
            <w:pPr>
              <w:rPr>
                <w:b/>
                <w:i/>
                <w:sz w:val="20"/>
                <w:szCs w:val="20"/>
              </w:rPr>
            </w:pPr>
            <w:r w:rsidRPr="00B13DC1">
              <w:rPr>
                <w:sz w:val="20"/>
                <w:szCs w:val="20"/>
              </w:rPr>
              <w:t xml:space="preserve">E – Vehicle </w:t>
            </w:r>
            <w:r>
              <w:rPr>
                <w:sz w:val="20"/>
                <w:szCs w:val="20"/>
              </w:rPr>
              <w:t>ID</w:t>
            </w:r>
            <w:r w:rsidRPr="00B13DC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does not</w:t>
            </w:r>
            <w:r w:rsidRPr="00B13DC1">
              <w:rPr>
                <w:sz w:val="20"/>
                <w:szCs w:val="20"/>
              </w:rPr>
              <w:t xml:space="preserve"> exists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</w:tr>
      <w:tr w:rsidR="000A50BE" w:rsidTr="00AB6002">
        <w:trPr>
          <w:trHeight w:val="435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199" w:type="dxa"/>
            <w:tcBorders>
              <w:right w:val="nil"/>
            </w:tcBorders>
          </w:tcPr>
          <w:p w:rsidR="000A50BE" w:rsidRPr="00527241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527241">
              <w:rPr>
                <w:b/>
                <w:i/>
                <w:sz w:val="20"/>
                <w:szCs w:val="20"/>
              </w:rPr>
              <w:t>responseMsg</w:t>
            </w:r>
            <w:r>
              <w:rPr>
                <w:b/>
                <w:i/>
                <w:sz w:val="20"/>
                <w:szCs w:val="20"/>
              </w:rPr>
              <w:t xml:space="preserve">                                                        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0A50BE" w:rsidRPr="00877460" w:rsidRDefault="000A50BE" w:rsidP="000A50BE">
            <w:pPr>
              <w:rPr>
                <w:b/>
                <w:i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  <w:tr w:rsidR="000A50BE" w:rsidTr="00AB6002">
        <w:trPr>
          <w:trHeight w:val="435"/>
        </w:trPr>
        <w:tc>
          <w:tcPr>
            <w:tcW w:w="2792" w:type="dxa"/>
            <w:vMerge/>
            <w:shd w:val="clear" w:color="auto" w:fill="D9D9D9" w:themeFill="background1" w:themeFillShade="D9"/>
          </w:tcPr>
          <w:p w:rsidR="000A50BE" w:rsidRPr="00876AD0" w:rsidRDefault="000A50BE" w:rsidP="000A50BE">
            <w:pPr>
              <w:rPr>
                <w:rFonts w:ascii="Calibri" w:eastAsia="Times New Roman" w:hAnsi="Calibri" w:cs="Calibri"/>
                <w:b/>
                <w:color w:val="000000"/>
              </w:rPr>
            </w:pPr>
          </w:p>
        </w:tc>
        <w:tc>
          <w:tcPr>
            <w:tcW w:w="2536" w:type="dxa"/>
            <w:vMerge/>
          </w:tcPr>
          <w:p w:rsidR="000A50BE" w:rsidRPr="00253F58" w:rsidRDefault="000A50BE" w:rsidP="000A50BE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3199" w:type="dxa"/>
            <w:tcBorders>
              <w:right w:val="nil"/>
            </w:tcBorders>
          </w:tcPr>
          <w:p w:rsidR="000A50BE" w:rsidRPr="00527241" w:rsidRDefault="000A50BE" w:rsidP="000A50BE">
            <w:pPr>
              <w:rPr>
                <w:rFonts w:eastAsiaTheme="minorHAnsi"/>
                <w:b/>
                <w:i/>
                <w:sz w:val="20"/>
                <w:szCs w:val="20"/>
              </w:rPr>
            </w:pPr>
            <w:r w:rsidRPr="00527241">
              <w:rPr>
                <w:b/>
                <w:i/>
                <w:sz w:val="20"/>
                <w:szCs w:val="20"/>
              </w:rPr>
              <w:t>errorMsg</w:t>
            </w:r>
            <w:r w:rsidRPr="00527241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(will be blank if no error)</w:t>
            </w:r>
          </w:p>
        </w:tc>
        <w:tc>
          <w:tcPr>
            <w:tcW w:w="1175" w:type="dxa"/>
            <w:tcBorders>
              <w:left w:val="nil"/>
            </w:tcBorders>
            <w:vAlign w:val="center"/>
          </w:tcPr>
          <w:p w:rsidR="000A50BE" w:rsidRPr="00877460" w:rsidRDefault="000A50BE" w:rsidP="000A50BE">
            <w:pPr>
              <w:rPr>
                <w:b/>
                <w:i/>
                <w:sz w:val="20"/>
                <w:szCs w:val="20"/>
              </w:rPr>
            </w:pPr>
            <w:r w:rsidRPr="00253F5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: String</w:t>
            </w:r>
          </w:p>
        </w:tc>
      </w:tr>
    </w:tbl>
    <w:p w:rsidR="0014310C" w:rsidRDefault="0014310C" w:rsidP="0014310C">
      <w:pPr>
        <w:rPr>
          <w:b/>
        </w:rPr>
      </w:pPr>
      <w:r>
        <w:rPr>
          <w:b/>
        </w:rPr>
        <w:br w:type="page"/>
      </w:r>
    </w:p>
    <w:p w:rsidR="001B513A" w:rsidRDefault="001B513A" w:rsidP="001B513A">
      <w:pPr>
        <w:pStyle w:val="Heading1"/>
        <w:numPr>
          <w:ilvl w:val="0"/>
          <w:numId w:val="2"/>
        </w:numPr>
        <w:spacing w:line="276" w:lineRule="auto"/>
      </w:pPr>
      <w:r>
        <w:lastRenderedPageBreak/>
        <w:t>Testing APIs through REST Client</w:t>
      </w:r>
    </w:p>
    <w:p w:rsidR="001B513A" w:rsidRDefault="001B513A" w:rsidP="001B513A"/>
    <w:p w:rsidR="001B513A" w:rsidRDefault="001B513A" w:rsidP="001B513A">
      <w:pPr>
        <w:spacing w:line="240" w:lineRule="auto"/>
      </w:pPr>
      <w:r>
        <w:t>To test these APIs of ‘</w:t>
      </w:r>
      <w:r>
        <w:rPr>
          <w:b/>
        </w:rPr>
        <w:t>OpenXC</w:t>
      </w:r>
      <w:r w:rsidRPr="00993EEF">
        <w:rPr>
          <w:b/>
        </w:rPr>
        <w:t>DataInterface</w:t>
      </w:r>
      <w:r>
        <w:rPr>
          <w:b/>
        </w:rPr>
        <w:t>’</w:t>
      </w:r>
      <w:r>
        <w:t xml:space="preserve"> module in development environment, REST Client plugin can be used. Different browsers use different plugins for the REST Client. The download links of few are shared below:</w:t>
      </w:r>
    </w:p>
    <w:p w:rsidR="001B513A" w:rsidRDefault="001B513A" w:rsidP="001B513A">
      <w:pPr>
        <w:pStyle w:val="ListParagraph"/>
        <w:numPr>
          <w:ilvl w:val="0"/>
          <w:numId w:val="8"/>
        </w:numPr>
        <w:spacing w:line="240" w:lineRule="auto"/>
      </w:pPr>
      <w:r>
        <w:t>Chrome :</w:t>
      </w:r>
    </w:p>
    <w:p w:rsidR="001B513A" w:rsidRDefault="005031E0" w:rsidP="001B513A">
      <w:pPr>
        <w:pStyle w:val="ListParagraph"/>
        <w:spacing w:line="240" w:lineRule="auto"/>
      </w:pPr>
      <w:hyperlink r:id="rId14" w:history="1">
        <w:r w:rsidR="001B513A" w:rsidRPr="00C71DCE">
          <w:rPr>
            <w:rStyle w:val="Hyperlink"/>
          </w:rPr>
          <w:t>https://chrome.google.com/webstore/detail/advanced-rest-client/hgmloofddffdnphfgcellkdfbfbjeloo</w:t>
        </w:r>
      </w:hyperlink>
    </w:p>
    <w:p w:rsidR="001B513A" w:rsidRDefault="001B513A" w:rsidP="001B513A">
      <w:pPr>
        <w:pStyle w:val="ListParagraph"/>
        <w:spacing w:line="240" w:lineRule="auto"/>
      </w:pPr>
    </w:p>
    <w:p w:rsidR="001B513A" w:rsidRDefault="001B513A" w:rsidP="001B513A">
      <w:pPr>
        <w:pStyle w:val="ListParagraph"/>
        <w:numPr>
          <w:ilvl w:val="0"/>
          <w:numId w:val="8"/>
        </w:numPr>
        <w:spacing w:line="240" w:lineRule="auto"/>
      </w:pPr>
      <w:r>
        <w:t>Mozilla Firefox:</w:t>
      </w:r>
    </w:p>
    <w:p w:rsidR="001B513A" w:rsidRDefault="005031E0" w:rsidP="001B513A">
      <w:pPr>
        <w:pStyle w:val="ListParagraph"/>
        <w:spacing w:line="240" w:lineRule="auto"/>
      </w:pPr>
      <w:hyperlink r:id="rId15" w:history="1">
        <w:r w:rsidR="001B513A" w:rsidRPr="00C71DCE">
          <w:rPr>
            <w:rStyle w:val="Hyperlink"/>
          </w:rPr>
          <w:t>https://addons.mozilla.org/en-US/firefox/addon/restclient/</w:t>
        </w:r>
      </w:hyperlink>
    </w:p>
    <w:p w:rsidR="001B513A" w:rsidRDefault="001B513A" w:rsidP="001B513A">
      <w:pPr>
        <w:pStyle w:val="ListParagraph"/>
        <w:spacing w:line="240" w:lineRule="auto"/>
        <w:ind w:left="0"/>
      </w:pPr>
      <w:r>
        <w:tab/>
      </w:r>
      <w:r>
        <w:tab/>
      </w:r>
    </w:p>
    <w:p w:rsidR="001B513A" w:rsidRDefault="001B513A" w:rsidP="001B513A">
      <w:pPr>
        <w:pStyle w:val="ListParagraph"/>
        <w:spacing w:line="240" w:lineRule="auto"/>
        <w:ind w:left="0"/>
      </w:pPr>
      <w:r>
        <w:t>Chrome REST Client screenshot is given below:</w:t>
      </w:r>
    </w:p>
    <w:p w:rsidR="001B513A" w:rsidRDefault="001B513A" w:rsidP="001B513A">
      <w:pPr>
        <w:pStyle w:val="ListParagraph"/>
        <w:spacing w:line="240" w:lineRule="auto"/>
        <w:ind w:left="0"/>
      </w:pPr>
    </w:p>
    <w:p w:rsidR="001B513A" w:rsidRDefault="001B513A" w:rsidP="001B513A">
      <w:pPr>
        <w:pStyle w:val="ListParagraph"/>
        <w:spacing w:line="240" w:lineRule="auto"/>
        <w:ind w:left="0"/>
      </w:pPr>
      <w:r>
        <w:rPr>
          <w:noProof/>
        </w:rPr>
        <w:drawing>
          <wp:inline distT="0" distB="0" distL="0" distR="0" wp14:anchorId="651B1D33" wp14:editId="5C3C0A10">
            <wp:extent cx="5619750" cy="321746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554" cy="321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13A" w:rsidRDefault="001B513A" w:rsidP="001B513A">
      <w:pPr>
        <w:pStyle w:val="ListParagraph"/>
        <w:spacing w:line="240" w:lineRule="auto"/>
        <w:ind w:left="0"/>
      </w:pPr>
    </w:p>
    <w:p w:rsidR="001B513A" w:rsidRDefault="001B513A" w:rsidP="001B513A">
      <w:r>
        <w:t>Following points needs to be noted to test APIs through REST Client:</w:t>
      </w:r>
    </w:p>
    <w:p w:rsidR="001B513A" w:rsidRDefault="001B513A" w:rsidP="001B513A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In the </w:t>
      </w:r>
      <w:r>
        <w:rPr>
          <w:b/>
        </w:rPr>
        <w:t xml:space="preserve">URL </w:t>
      </w:r>
      <w:r>
        <w:t>textbox, enter the URL of REST API to be tested.</w:t>
      </w:r>
    </w:p>
    <w:p w:rsidR="001B513A" w:rsidRDefault="001B513A" w:rsidP="001B513A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In the </w:t>
      </w:r>
      <w:r>
        <w:rPr>
          <w:b/>
        </w:rPr>
        <w:t xml:space="preserve">METHOD </w:t>
      </w:r>
      <w:r>
        <w:t>drop down, the request type (GET/POST/PUT/DELETE etc.) can be selected.</w:t>
      </w:r>
    </w:p>
    <w:p w:rsidR="001B513A" w:rsidRDefault="001B513A" w:rsidP="001B513A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Selecting the </w:t>
      </w:r>
      <w:r w:rsidRPr="00806274">
        <w:rPr>
          <w:b/>
        </w:rPr>
        <w:t>HEADERS</w:t>
      </w:r>
      <w:r>
        <w:t xml:space="preserve"> option on the top, context-type and response type can be changed. For exposing JSON data “application/json” can be selected.  </w:t>
      </w:r>
    </w:p>
    <w:p w:rsidR="001B513A" w:rsidRDefault="001B513A" w:rsidP="001B513A">
      <w:pPr>
        <w:pStyle w:val="ListParagraph"/>
        <w:numPr>
          <w:ilvl w:val="0"/>
          <w:numId w:val="9"/>
        </w:numPr>
        <w:spacing w:after="200" w:line="276" w:lineRule="auto"/>
      </w:pPr>
      <w:r>
        <w:t xml:space="preserve">Response can be checked in </w:t>
      </w:r>
      <w:r>
        <w:rPr>
          <w:b/>
        </w:rPr>
        <w:t xml:space="preserve">RESPONSE </w:t>
      </w:r>
      <w:r>
        <w:t xml:space="preserve">section. </w:t>
      </w:r>
      <w:r w:rsidRPr="00834698">
        <w:rPr>
          <w:b/>
        </w:rPr>
        <w:t>Response headers</w:t>
      </w:r>
      <w:r>
        <w:rPr>
          <w:b/>
        </w:rPr>
        <w:t xml:space="preserve"> </w:t>
      </w:r>
      <w:r w:rsidRPr="001C3E65">
        <w:t>tab</w:t>
      </w:r>
      <w:r>
        <w:t xml:space="preserve"> gives the status of the response and </w:t>
      </w:r>
      <w:r w:rsidRPr="00834698">
        <w:rPr>
          <w:b/>
        </w:rPr>
        <w:t>Response Body</w:t>
      </w:r>
      <w:r>
        <w:rPr>
          <w:b/>
        </w:rPr>
        <w:t xml:space="preserve"> </w:t>
      </w:r>
      <w:r w:rsidRPr="00080B13">
        <w:t>tab</w:t>
      </w:r>
      <w:r>
        <w:rPr>
          <w:b/>
        </w:rPr>
        <w:t xml:space="preserve"> </w:t>
      </w:r>
      <w:r w:rsidRPr="00834698">
        <w:t>displays</w:t>
      </w:r>
      <w:r>
        <w:t xml:space="preserve"> actual response.</w:t>
      </w:r>
    </w:p>
    <w:p w:rsidR="00951CBF" w:rsidRDefault="005031E0"/>
    <w:sectPr w:rsidR="00951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BD14565_"/>
      </v:shape>
    </w:pict>
  </w:numPicBullet>
  <w:abstractNum w:abstractNumId="0">
    <w:nsid w:val="080A18C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">
    <w:nsid w:val="08A438C7"/>
    <w:multiLevelType w:val="hybridMultilevel"/>
    <w:tmpl w:val="668A2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41782A"/>
    <w:multiLevelType w:val="hybridMultilevel"/>
    <w:tmpl w:val="10060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A13057"/>
    <w:multiLevelType w:val="hybridMultilevel"/>
    <w:tmpl w:val="52CCC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AE1322"/>
    <w:multiLevelType w:val="hybridMultilevel"/>
    <w:tmpl w:val="F8BE1C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5">
    <w:nsid w:val="2D5D0713"/>
    <w:multiLevelType w:val="hybridMultilevel"/>
    <w:tmpl w:val="41ACEDEE"/>
    <w:lvl w:ilvl="0" w:tplc="8F24C85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3A3311"/>
    <w:multiLevelType w:val="hybridMultilevel"/>
    <w:tmpl w:val="C0DC6C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4E51452E"/>
    <w:multiLevelType w:val="hybridMultilevel"/>
    <w:tmpl w:val="5858B7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37A298B"/>
    <w:multiLevelType w:val="hybridMultilevel"/>
    <w:tmpl w:val="0A20BF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D30D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2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52C"/>
    <w:rsid w:val="000A50BE"/>
    <w:rsid w:val="00106FC7"/>
    <w:rsid w:val="0012728B"/>
    <w:rsid w:val="0013481F"/>
    <w:rsid w:val="0014310C"/>
    <w:rsid w:val="00156EC3"/>
    <w:rsid w:val="001A2F1C"/>
    <w:rsid w:val="001B0306"/>
    <w:rsid w:val="001B513A"/>
    <w:rsid w:val="001C18BF"/>
    <w:rsid w:val="001E3D26"/>
    <w:rsid w:val="001E5196"/>
    <w:rsid w:val="002769D9"/>
    <w:rsid w:val="002B1258"/>
    <w:rsid w:val="002F07CC"/>
    <w:rsid w:val="002F3598"/>
    <w:rsid w:val="0036692D"/>
    <w:rsid w:val="003B1615"/>
    <w:rsid w:val="003B21FF"/>
    <w:rsid w:val="00413876"/>
    <w:rsid w:val="00413C4E"/>
    <w:rsid w:val="004161C3"/>
    <w:rsid w:val="00422DEE"/>
    <w:rsid w:val="004234BD"/>
    <w:rsid w:val="00432FC7"/>
    <w:rsid w:val="00451089"/>
    <w:rsid w:val="00485628"/>
    <w:rsid w:val="004A157A"/>
    <w:rsid w:val="004C65CB"/>
    <w:rsid w:val="004D56F1"/>
    <w:rsid w:val="00502FFA"/>
    <w:rsid w:val="005031E0"/>
    <w:rsid w:val="005071F3"/>
    <w:rsid w:val="005131D4"/>
    <w:rsid w:val="00537696"/>
    <w:rsid w:val="00582DD2"/>
    <w:rsid w:val="00597F04"/>
    <w:rsid w:val="005D0D2B"/>
    <w:rsid w:val="00607043"/>
    <w:rsid w:val="00633437"/>
    <w:rsid w:val="0064183D"/>
    <w:rsid w:val="00641F17"/>
    <w:rsid w:val="006672BF"/>
    <w:rsid w:val="006C6F5D"/>
    <w:rsid w:val="006C7228"/>
    <w:rsid w:val="006D24EB"/>
    <w:rsid w:val="00714A46"/>
    <w:rsid w:val="00730F52"/>
    <w:rsid w:val="00762ED6"/>
    <w:rsid w:val="007935E8"/>
    <w:rsid w:val="007A76C0"/>
    <w:rsid w:val="00802759"/>
    <w:rsid w:val="00822E93"/>
    <w:rsid w:val="00841C47"/>
    <w:rsid w:val="00857F5D"/>
    <w:rsid w:val="00877460"/>
    <w:rsid w:val="0088250C"/>
    <w:rsid w:val="008A516E"/>
    <w:rsid w:val="008D0462"/>
    <w:rsid w:val="008F5A24"/>
    <w:rsid w:val="00905874"/>
    <w:rsid w:val="0091044B"/>
    <w:rsid w:val="0092013A"/>
    <w:rsid w:val="00944BE9"/>
    <w:rsid w:val="00977660"/>
    <w:rsid w:val="009A22EA"/>
    <w:rsid w:val="009A382F"/>
    <w:rsid w:val="009C74FB"/>
    <w:rsid w:val="009D1337"/>
    <w:rsid w:val="009E1610"/>
    <w:rsid w:val="00A44DD3"/>
    <w:rsid w:val="00A747D0"/>
    <w:rsid w:val="00A765D8"/>
    <w:rsid w:val="00B12055"/>
    <w:rsid w:val="00B12893"/>
    <w:rsid w:val="00B13DC1"/>
    <w:rsid w:val="00B14A42"/>
    <w:rsid w:val="00B2075D"/>
    <w:rsid w:val="00B673FA"/>
    <w:rsid w:val="00B947BD"/>
    <w:rsid w:val="00BA4693"/>
    <w:rsid w:val="00BF72C8"/>
    <w:rsid w:val="00C317CB"/>
    <w:rsid w:val="00C47A54"/>
    <w:rsid w:val="00C95884"/>
    <w:rsid w:val="00CB4CEE"/>
    <w:rsid w:val="00D2552C"/>
    <w:rsid w:val="00DA185B"/>
    <w:rsid w:val="00DA3AC6"/>
    <w:rsid w:val="00DB4811"/>
    <w:rsid w:val="00DD2356"/>
    <w:rsid w:val="00E03AC2"/>
    <w:rsid w:val="00E468C8"/>
    <w:rsid w:val="00E56F2A"/>
    <w:rsid w:val="00E6389B"/>
    <w:rsid w:val="00EA323C"/>
    <w:rsid w:val="00F06F90"/>
    <w:rsid w:val="00F16E11"/>
    <w:rsid w:val="00F2535E"/>
    <w:rsid w:val="00F50CC3"/>
    <w:rsid w:val="00F73541"/>
    <w:rsid w:val="00F75EAC"/>
    <w:rsid w:val="00F948BA"/>
    <w:rsid w:val="00FA0989"/>
    <w:rsid w:val="00FD52F5"/>
    <w:rsid w:val="00FF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81DE761-0EE9-473C-B6D6-D81D9CCFF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3FA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62ED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62ED6"/>
    <w:rPr>
      <w:rFonts w:eastAsiaTheme="minorEastAsia"/>
      <w:lang w:eastAsia="ja-JP"/>
    </w:rPr>
  </w:style>
  <w:style w:type="character" w:styleId="IntenseEmphasis">
    <w:name w:val="Intense Emphasis"/>
    <w:basedOn w:val="DefaultParagraphFont"/>
    <w:uiPriority w:val="21"/>
    <w:qFormat/>
    <w:rsid w:val="00762ED6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ED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673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673FA"/>
    <w:pPr>
      <w:spacing w:after="120" w:line="360" w:lineRule="auto"/>
      <w:ind w:left="720"/>
      <w:contextualSpacing/>
    </w:pPr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1A2F1C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A2F1C"/>
    <w:pPr>
      <w:spacing w:line="240" w:lineRule="auto"/>
    </w:pPr>
    <w:rPr>
      <w:rFonts w:eastAsiaTheme="minorEastAsia"/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F75EAC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3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cs.motechproject.org/en/latest/architecture/core_architecture.html" TargetMode="External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hyperlink" Target="http://docs.motechproject.org/en/latest/get_started/archetype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hyperlink" Target="https://docs.google.com/document/d/1uslp8H1uHDuw-rpZ9vLb0bX8zwdgqUAaMjvOcVHKXF4/edit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addons.mozilla.org/en-US/firefox/addon/restclient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hrome.google.com/webstore/detail/advanced-rest-client/hgmloofddffdnphfgcellkdfbfbjeloo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AD6D7B5BF2047FCB32B8677D23D06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30DD86-DC3D-4112-88EC-4D02C7A00B06}"/>
      </w:docPartPr>
      <w:docPartBody>
        <w:p w:rsidR="00B11EA2" w:rsidRDefault="00DD49F4" w:rsidP="00DD49F4">
          <w:pPr>
            <w:pStyle w:val="6AD6D7B5BF2047FCB32B8677D23D063D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237211530315428B975B703B27F2A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38727A-F780-4684-86F1-2AA787C1BC34}"/>
      </w:docPartPr>
      <w:docPartBody>
        <w:p w:rsidR="00B11EA2" w:rsidRDefault="00DD49F4" w:rsidP="00DD49F4">
          <w:pPr>
            <w:pStyle w:val="237211530315428B975B703B27F2A85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9F4"/>
    <w:rsid w:val="0005088E"/>
    <w:rsid w:val="000E5180"/>
    <w:rsid w:val="002D7725"/>
    <w:rsid w:val="00392F57"/>
    <w:rsid w:val="006B30F5"/>
    <w:rsid w:val="006E5DE2"/>
    <w:rsid w:val="00AE244F"/>
    <w:rsid w:val="00B11EA2"/>
    <w:rsid w:val="00C4515C"/>
    <w:rsid w:val="00C81510"/>
    <w:rsid w:val="00DD49F4"/>
    <w:rsid w:val="00E5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58174D75B374ADB96C10AB5B54E1CE3">
    <w:name w:val="D58174D75B374ADB96C10AB5B54E1CE3"/>
    <w:rsid w:val="00DD49F4"/>
  </w:style>
  <w:style w:type="paragraph" w:customStyle="1" w:styleId="3D814C35EF0A43E09E96843ECB75B652">
    <w:name w:val="3D814C35EF0A43E09E96843ECB75B652"/>
    <w:rsid w:val="00DD49F4"/>
  </w:style>
  <w:style w:type="paragraph" w:customStyle="1" w:styleId="6AD6D7B5BF2047FCB32B8677D23D063D">
    <w:name w:val="6AD6D7B5BF2047FCB32B8677D23D063D"/>
    <w:rsid w:val="00DD49F4"/>
  </w:style>
  <w:style w:type="paragraph" w:customStyle="1" w:styleId="237211530315428B975B703B27F2A850">
    <w:name w:val="237211530315428B975B703B27F2A850"/>
    <w:rsid w:val="00DD49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1662</Words>
  <Characters>9477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MOTECH-OpenXC Integration – ‘OpenXC Data Interface Module’</vt:lpstr>
    </vt:vector>
  </TitlesOfParts>
  <Company>HCL Technologies Ltd.</Company>
  <LinksUpToDate>false</LinksUpToDate>
  <CharactersWithSpaces>11117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MOTECH-OpenXC Integration – ‘OpenXC Data Interface Module’</dc:title>
  <dc:creator>Gousia Lucy</dc:creator>
  <cp:lastModifiedBy>Shiv Singh</cp:lastModifiedBy>
  <cp:revision>6</cp:revision>
  <dcterms:created xsi:type="dcterms:W3CDTF">2014-10-22T07:22:00Z</dcterms:created>
  <dcterms:modified xsi:type="dcterms:W3CDTF">2014-10-22T08:33:00Z</dcterms:modified>
</cp:coreProperties>
</file>